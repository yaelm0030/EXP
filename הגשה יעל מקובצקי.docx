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2FA48" w14:textId="77777777" w:rsidR="003A23E0" w:rsidRDefault="003A23E0">
      <w:pPr>
        <w:rPr>
          <w:rtl/>
        </w:rPr>
      </w:pPr>
    </w:p>
    <w:p w14:paraId="21C8DD3A" w14:textId="72F90814" w:rsidR="003A23E0" w:rsidRPr="00F53AB9" w:rsidRDefault="00F53AB9" w:rsidP="003A23E0">
      <w:pPr>
        <w:pStyle w:val="IntenseQuote"/>
        <w:rPr>
          <w:sz w:val="40"/>
          <w:szCs w:val="40"/>
          <w:rtl/>
        </w:rPr>
      </w:pPr>
      <w:r w:rsidRPr="00F53AB9">
        <w:rPr>
          <w:rFonts w:hint="cs"/>
          <w:sz w:val="40"/>
          <w:szCs w:val="40"/>
          <w:rtl/>
        </w:rPr>
        <w:t>סיכום</w:t>
      </w:r>
      <w:r w:rsidR="006A3D40">
        <w:rPr>
          <w:rFonts w:hint="cs"/>
          <w:sz w:val="40"/>
          <w:szCs w:val="40"/>
          <w:rtl/>
        </w:rPr>
        <w:t xml:space="preserve"> והגשת </w:t>
      </w:r>
      <w:r w:rsidRPr="00F53AB9">
        <w:rPr>
          <w:rFonts w:hint="cs"/>
          <w:sz w:val="40"/>
          <w:szCs w:val="40"/>
          <w:rtl/>
        </w:rPr>
        <w:t xml:space="preserve">פרויקט מערכת </w:t>
      </w:r>
      <w:r w:rsidR="006A3D40">
        <w:rPr>
          <w:rFonts w:hint="cs"/>
          <w:sz w:val="40"/>
          <w:szCs w:val="40"/>
          <w:rtl/>
        </w:rPr>
        <w:t xml:space="preserve">ניהול </w:t>
      </w:r>
      <w:r w:rsidRPr="00F53AB9">
        <w:rPr>
          <w:rFonts w:hint="cs"/>
          <w:sz w:val="40"/>
          <w:szCs w:val="40"/>
          <w:rtl/>
        </w:rPr>
        <w:t>פניות</w:t>
      </w:r>
    </w:p>
    <w:p w14:paraId="525CEBB1" w14:textId="77777777" w:rsidR="0099307F" w:rsidRDefault="0099307F" w:rsidP="0099307F">
      <w:pPr>
        <w:rPr>
          <w:rtl/>
        </w:rPr>
      </w:pPr>
      <w:r>
        <w:rPr>
          <w:rFonts w:hint="cs"/>
          <w:rtl/>
        </w:rPr>
        <w:t>תלמידה יקרה,</w:t>
      </w:r>
    </w:p>
    <w:p w14:paraId="51CACE34" w14:textId="023D034A" w:rsidR="0099307F" w:rsidRDefault="0099307F" w:rsidP="0099307F">
      <w:r>
        <w:rPr>
          <w:rFonts w:hint="cs"/>
          <w:rtl/>
        </w:rPr>
        <w:t xml:space="preserve">להלן הוראות לפרויקט סיום הקורס </w:t>
      </w:r>
      <w:proofErr w:type="spellStart"/>
      <w:r>
        <w:t>Git&amp;Java</w:t>
      </w:r>
      <w:proofErr w:type="spellEnd"/>
      <w:r w:rsidR="00F53AB9">
        <w:rPr>
          <w:rFonts w:hint="cs"/>
          <w:rtl/>
        </w:rPr>
        <w:t xml:space="preserve"> עבודה נכונה והכנה לפרקטיקום</w:t>
      </w:r>
      <w:r>
        <w:rPr>
          <w:rFonts w:hint="cs"/>
          <w:rtl/>
        </w:rPr>
        <w:t>:</w:t>
      </w:r>
    </w:p>
    <w:p w14:paraId="6C5576C2" w14:textId="41606B2E" w:rsidR="0099307F" w:rsidRDefault="0099307F" w:rsidP="0099307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העתיקי למקומי שלך את </w:t>
      </w:r>
      <w:r w:rsidR="0026303C">
        <w:rPr>
          <w:rFonts w:hint="cs"/>
          <w:rtl/>
        </w:rPr>
        <w:t xml:space="preserve">החלקים של </w:t>
      </w:r>
      <w:r>
        <w:rPr>
          <w:rFonts w:hint="cs"/>
          <w:rtl/>
        </w:rPr>
        <w:t>פרויקט הסיום הקבוצתי</w:t>
      </w:r>
    </w:p>
    <w:p w14:paraId="25B9D076" w14:textId="77777777" w:rsidR="0099307F" w:rsidRDefault="0099307F" w:rsidP="0099307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צרי </w:t>
      </w:r>
      <w:r>
        <w:t xml:space="preserve">repository  </w:t>
      </w:r>
      <w:r>
        <w:rPr>
          <w:rFonts w:hint="cs"/>
          <w:rtl/>
        </w:rPr>
        <w:t xml:space="preserve"> חדש ב</w:t>
      </w:r>
      <w:r>
        <w:t xml:space="preserve">workspace </w:t>
      </w:r>
      <w:r>
        <w:rPr>
          <w:rFonts w:hint="cs"/>
          <w:rtl/>
        </w:rPr>
        <w:t xml:space="preserve">  שלך והעלי אליו את הפרויקט הקבוצתי.</w:t>
      </w:r>
    </w:p>
    <w:p w14:paraId="17716503" w14:textId="25085605" w:rsidR="0026303C" w:rsidRDefault="0026303C" w:rsidP="0099307F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rFonts w:hint="cs"/>
          <w:highlight w:val="yellow"/>
          <w:rtl/>
        </w:rPr>
        <w:t xml:space="preserve">שימי את 2 </w:t>
      </w:r>
      <w:proofErr w:type="spellStart"/>
      <w:r>
        <w:rPr>
          <w:rFonts w:hint="cs"/>
          <w:highlight w:val="yellow"/>
          <w:rtl/>
        </w:rPr>
        <w:t>הפרוייקטים</w:t>
      </w:r>
      <w:proofErr w:type="spellEnd"/>
      <w:r>
        <w:rPr>
          <w:rFonts w:hint="cs"/>
          <w:highlight w:val="yellow"/>
          <w:rtl/>
        </w:rPr>
        <w:t xml:space="preserve"> של </w:t>
      </w:r>
      <w:proofErr w:type="spellStart"/>
      <w:r>
        <w:rPr>
          <w:highlight w:val="yellow"/>
        </w:rPr>
        <w:t>client+server</w:t>
      </w:r>
      <w:proofErr w:type="spellEnd"/>
      <w:r>
        <w:rPr>
          <w:rFonts w:hint="cs"/>
          <w:highlight w:val="yellow"/>
          <w:rtl/>
        </w:rPr>
        <w:t xml:space="preserve"> באותו ה</w:t>
      </w:r>
      <w:r>
        <w:rPr>
          <w:highlight w:val="yellow"/>
        </w:rPr>
        <w:t>repository</w:t>
      </w:r>
    </w:p>
    <w:p w14:paraId="04130106" w14:textId="7AF801FE" w:rsidR="00F53AB9" w:rsidRPr="00F53AB9" w:rsidRDefault="00F53AB9" w:rsidP="0099307F">
      <w:pPr>
        <w:pStyle w:val="ListParagraph"/>
        <w:numPr>
          <w:ilvl w:val="0"/>
          <w:numId w:val="2"/>
        </w:numPr>
        <w:rPr>
          <w:highlight w:val="yellow"/>
        </w:rPr>
      </w:pPr>
      <w:r w:rsidRPr="00F53AB9">
        <w:rPr>
          <w:rFonts w:hint="cs"/>
          <w:highlight w:val="yellow"/>
          <w:rtl/>
        </w:rPr>
        <w:t>שימי לב ל</w:t>
      </w:r>
      <w:r>
        <w:rPr>
          <w:highlight w:val="yellow"/>
        </w:rPr>
        <w:t>.</w:t>
      </w:r>
      <w:proofErr w:type="spellStart"/>
      <w:r>
        <w:rPr>
          <w:highlight w:val="yellow"/>
        </w:rPr>
        <w:t>g</w:t>
      </w:r>
      <w:r w:rsidRPr="00F53AB9">
        <w:rPr>
          <w:highlight w:val="yellow"/>
        </w:rPr>
        <w:t>itignore</w:t>
      </w:r>
      <w:proofErr w:type="spellEnd"/>
      <w:r w:rsidRPr="00F53AB9">
        <w:rPr>
          <w:rFonts w:hint="cs"/>
          <w:highlight w:val="yellow"/>
          <w:rtl/>
        </w:rPr>
        <w:t xml:space="preserve"> נכון ומעודכן</w:t>
      </w:r>
      <w:r w:rsidR="0026303C">
        <w:rPr>
          <w:rFonts w:hint="cs"/>
          <w:highlight w:val="yellow"/>
          <w:rtl/>
        </w:rPr>
        <w:t xml:space="preserve"> ברמה הנכונה</w:t>
      </w:r>
    </w:p>
    <w:p w14:paraId="647F0C91" w14:textId="381383A8" w:rsidR="0099307F" w:rsidRPr="00F53AB9" w:rsidRDefault="0099307F" w:rsidP="0099307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53AB9">
        <w:rPr>
          <w:rFonts w:hint="cs"/>
          <w:b/>
          <w:bCs/>
          <w:sz w:val="24"/>
          <w:szCs w:val="24"/>
          <w:rtl/>
        </w:rPr>
        <w:t xml:space="preserve">שמרי קובץ זה במחשב ושני את שמו </w:t>
      </w:r>
      <w:r w:rsidRPr="00F53AB9">
        <w:rPr>
          <w:b/>
          <w:bCs/>
          <w:sz w:val="24"/>
          <w:szCs w:val="24"/>
          <w:rtl/>
        </w:rPr>
        <w:t>–</w:t>
      </w:r>
      <w:r w:rsidRPr="00F53AB9">
        <w:rPr>
          <w:rFonts w:hint="cs"/>
          <w:b/>
          <w:bCs/>
          <w:sz w:val="24"/>
          <w:szCs w:val="24"/>
          <w:rtl/>
        </w:rPr>
        <w:t xml:space="preserve"> </w:t>
      </w:r>
      <w:r w:rsidR="007D67DE" w:rsidRPr="007D67DE">
        <w:rPr>
          <w:rFonts w:hint="cs"/>
          <w:b/>
          <w:bCs/>
          <w:sz w:val="24"/>
          <w:szCs w:val="24"/>
          <w:u w:val="single"/>
          <w:rtl/>
        </w:rPr>
        <w:t xml:space="preserve">שימי </w:t>
      </w:r>
      <w:r w:rsidRPr="007D67DE">
        <w:rPr>
          <w:rFonts w:hint="cs"/>
          <w:b/>
          <w:bCs/>
          <w:sz w:val="24"/>
          <w:szCs w:val="24"/>
          <w:u w:val="single"/>
          <w:rtl/>
        </w:rPr>
        <w:t xml:space="preserve">את שמך </w:t>
      </w:r>
      <w:r w:rsidR="007D67DE" w:rsidRPr="007D67DE">
        <w:rPr>
          <w:rFonts w:hint="cs"/>
          <w:b/>
          <w:bCs/>
          <w:sz w:val="24"/>
          <w:szCs w:val="24"/>
          <w:u w:val="single"/>
          <w:rtl/>
        </w:rPr>
        <w:t>ומשפחתך ב</w:t>
      </w:r>
      <w:r w:rsidRPr="007D67DE">
        <w:rPr>
          <w:rFonts w:hint="cs"/>
          <w:b/>
          <w:bCs/>
          <w:sz w:val="24"/>
          <w:szCs w:val="24"/>
          <w:u w:val="single"/>
          <w:rtl/>
        </w:rPr>
        <w:t>שם הקובץ</w:t>
      </w:r>
    </w:p>
    <w:p w14:paraId="7911FE60" w14:textId="77777777" w:rsidR="0099307F" w:rsidRDefault="0099307F" w:rsidP="0099307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בצעי את המשימות שאת בוחרת מתוך המסמך להלן.</w:t>
      </w:r>
    </w:p>
    <w:p w14:paraId="425891B3" w14:textId="77777777" w:rsidR="0099307F" w:rsidRDefault="0099307F" w:rsidP="0099307F">
      <w:pPr>
        <w:pStyle w:val="ListParagraph"/>
        <w:numPr>
          <w:ilvl w:val="1"/>
          <w:numId w:val="2"/>
        </w:numPr>
      </w:pPr>
      <w:r>
        <w:rPr>
          <w:rFonts w:hint="cs"/>
          <w:rtl/>
        </w:rPr>
        <w:t xml:space="preserve">לכל משימת קידוד צרי </w:t>
      </w:r>
      <w:r>
        <w:t xml:space="preserve">branch </w:t>
      </w:r>
      <w:r>
        <w:rPr>
          <w:rFonts w:hint="cs"/>
          <w:rtl/>
        </w:rPr>
        <w:t xml:space="preserve"> חדש והכניסי בו את השינויים</w:t>
      </w:r>
    </w:p>
    <w:p w14:paraId="5ADA5E5C" w14:textId="77777777" w:rsidR="0099307F" w:rsidRDefault="0099307F" w:rsidP="0099307F">
      <w:pPr>
        <w:pStyle w:val="ListParagraph"/>
        <w:ind w:left="1440"/>
      </w:pPr>
      <w:r>
        <w:rPr>
          <w:rFonts w:hint="cs"/>
          <w:rtl/>
        </w:rPr>
        <w:t xml:space="preserve">וכתבי במסמך זה את שם </w:t>
      </w:r>
      <w:proofErr w:type="spellStart"/>
      <w:r>
        <w:rPr>
          <w:rFonts w:hint="cs"/>
          <w:rtl/>
        </w:rPr>
        <w:t>הבראנץ</w:t>
      </w:r>
      <w:proofErr w:type="spellEnd"/>
      <w:r>
        <w:rPr>
          <w:rFonts w:hint="cs"/>
          <w:rtl/>
        </w:rPr>
        <w:t xml:space="preserve"> </w:t>
      </w:r>
    </w:p>
    <w:p w14:paraId="0662E391" w14:textId="77777777" w:rsidR="0099307F" w:rsidRDefault="0099307F" w:rsidP="0099307F">
      <w:pPr>
        <w:pStyle w:val="ListParagraph"/>
        <w:numPr>
          <w:ilvl w:val="1"/>
          <w:numId w:val="2"/>
        </w:numPr>
      </w:pPr>
      <w:r>
        <w:rPr>
          <w:rFonts w:hint="cs"/>
          <w:rtl/>
        </w:rPr>
        <w:t xml:space="preserve">משימות שאת עונה בכתב עני </w:t>
      </w:r>
      <w:r w:rsidRPr="00045FB8">
        <w:rPr>
          <w:rFonts w:hint="cs"/>
          <w:b/>
          <w:bCs/>
          <w:rtl/>
        </w:rPr>
        <w:t>במסמך זה</w:t>
      </w:r>
      <w:r>
        <w:rPr>
          <w:rFonts w:hint="cs"/>
          <w:rtl/>
        </w:rPr>
        <w:t>.</w:t>
      </w:r>
    </w:p>
    <w:p w14:paraId="7E4373AF" w14:textId="7F99B3B2" w:rsidR="00045FB8" w:rsidRDefault="00045FB8" w:rsidP="0099307F">
      <w:pPr>
        <w:pStyle w:val="ListParagraph"/>
        <w:numPr>
          <w:ilvl w:val="1"/>
          <w:numId w:val="2"/>
        </w:numPr>
      </w:pPr>
      <w:r>
        <w:rPr>
          <w:rFonts w:hint="cs"/>
          <w:rtl/>
        </w:rPr>
        <w:t>בסיום יש להגיש מסמך זה.</w:t>
      </w:r>
    </w:p>
    <w:p w14:paraId="1AC0D39F" w14:textId="70359F51" w:rsidR="0099307F" w:rsidRDefault="0099307F" w:rsidP="0099307F">
      <w:pPr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7ACDBD" wp14:editId="1D33B84F">
            <wp:simplePos x="0" y="0"/>
            <wp:positionH relativeFrom="margin">
              <wp:align>center</wp:align>
            </wp:positionH>
            <wp:positionV relativeFrom="paragraph">
              <wp:posOffset>183515</wp:posOffset>
            </wp:positionV>
            <wp:extent cx="5274310" cy="1221740"/>
            <wp:effectExtent l="0" t="0" r="2540" b="0"/>
            <wp:wrapTopAndBottom/>
            <wp:docPr id="4438207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207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שימי לב:  להשתמש בהערות של </w:t>
      </w:r>
      <w:r>
        <w:t>WORD</w:t>
      </w:r>
      <w:r>
        <w:rPr>
          <w:rFonts w:hint="cs"/>
          <w:rtl/>
        </w:rPr>
        <w:t xml:space="preserve"> או באפשרות הסקירה, עקוב אחר שינויים.</w:t>
      </w:r>
    </w:p>
    <w:p w14:paraId="72833919" w14:textId="77777777" w:rsidR="0099307F" w:rsidRDefault="0099307F" w:rsidP="0099307F">
      <w:pPr>
        <w:rPr>
          <w:rtl/>
        </w:rPr>
      </w:pPr>
    </w:p>
    <w:p w14:paraId="2F327915" w14:textId="0BC7D4B8" w:rsidR="0099307F" w:rsidRPr="00045FB8" w:rsidRDefault="0099307F" w:rsidP="00045FB8">
      <w:pPr>
        <w:jc w:val="center"/>
        <w:rPr>
          <w:sz w:val="36"/>
          <w:szCs w:val="36"/>
          <w:rtl/>
        </w:rPr>
      </w:pPr>
      <w:r w:rsidRPr="00045FB8">
        <w:rPr>
          <w:rFonts w:hint="cs"/>
          <w:sz w:val="36"/>
          <w:szCs w:val="36"/>
          <w:rtl/>
        </w:rPr>
        <w:t>בהצלחה!!</w:t>
      </w:r>
      <w:r w:rsidR="00045FB8" w:rsidRPr="00045FB8">
        <w:rPr>
          <w:rFonts w:hint="cs"/>
          <w:sz w:val="36"/>
          <w:szCs w:val="36"/>
          <w:rtl/>
        </w:rPr>
        <w:t xml:space="preserve"> </w:t>
      </w:r>
      <w:r w:rsidR="00045FB8" w:rsidRPr="00045FB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045FB8" w:rsidRPr="00045FB8">
        <w:rPr>
          <w:sz w:val="36"/>
          <w:szCs w:val="36"/>
        </w:rPr>
        <w:t xml:space="preserve"> </w:t>
      </w:r>
      <w:r w:rsidR="00045FB8" w:rsidRPr="00045FB8">
        <w:rPr>
          <w:rFonts w:hint="cs"/>
          <w:sz w:val="36"/>
          <w:szCs w:val="36"/>
          <w:rtl/>
        </w:rPr>
        <w:t>!!</w:t>
      </w:r>
    </w:p>
    <w:p w14:paraId="3E5BDDFD" w14:textId="77777777" w:rsidR="0099307F" w:rsidRDefault="0099307F" w:rsidP="0099307F">
      <w:pPr>
        <w:rPr>
          <w:rtl/>
        </w:rPr>
      </w:pPr>
    </w:p>
    <w:p w14:paraId="65601810" w14:textId="77777777" w:rsidR="0099307F" w:rsidRDefault="0099307F" w:rsidP="0099307F">
      <w:pPr>
        <w:rPr>
          <w:rtl/>
        </w:rPr>
      </w:pPr>
    </w:p>
    <w:p w14:paraId="3287FFE5" w14:textId="77777777" w:rsidR="0099307F" w:rsidRDefault="0099307F" w:rsidP="0099307F">
      <w:pPr>
        <w:rPr>
          <w:rtl/>
        </w:rPr>
      </w:pPr>
    </w:p>
    <w:p w14:paraId="2670C51E" w14:textId="77777777" w:rsidR="0099307F" w:rsidRDefault="0099307F" w:rsidP="0099307F">
      <w:pPr>
        <w:rPr>
          <w:rtl/>
        </w:rPr>
      </w:pPr>
    </w:p>
    <w:p w14:paraId="4F46C9F8" w14:textId="77777777" w:rsidR="0099307F" w:rsidRDefault="0099307F" w:rsidP="0099307F">
      <w:pPr>
        <w:rPr>
          <w:rtl/>
        </w:rPr>
      </w:pPr>
    </w:p>
    <w:p w14:paraId="69BF002A" w14:textId="77777777" w:rsidR="0099307F" w:rsidRDefault="0099307F" w:rsidP="0099307F">
      <w:pPr>
        <w:rPr>
          <w:rtl/>
        </w:rPr>
      </w:pPr>
    </w:p>
    <w:p w14:paraId="5F7639A0" w14:textId="77777777" w:rsidR="0099307F" w:rsidRDefault="0099307F" w:rsidP="0099307F">
      <w:pPr>
        <w:rPr>
          <w:rtl/>
        </w:rPr>
      </w:pPr>
    </w:p>
    <w:p w14:paraId="558D9E51" w14:textId="77777777" w:rsidR="0099307F" w:rsidRPr="00DE0A19" w:rsidRDefault="0099307F" w:rsidP="0099307F">
      <w:pPr>
        <w:pStyle w:val="IntenseQuote"/>
        <w:pageBreakBefore/>
        <w:ind w:left="862" w:right="862"/>
        <w:rPr>
          <w:b/>
          <w:bCs/>
          <w:sz w:val="32"/>
          <w:szCs w:val="32"/>
          <w:rtl/>
        </w:rPr>
      </w:pPr>
      <w:r w:rsidRPr="00DE0A19">
        <w:rPr>
          <w:rFonts w:hint="cs"/>
          <w:b/>
          <w:bCs/>
          <w:sz w:val="32"/>
          <w:szCs w:val="32"/>
          <w:rtl/>
        </w:rPr>
        <w:lastRenderedPageBreak/>
        <w:t>משימות לפרויקט ניהול רכבים של משרד התחבורה</w:t>
      </w:r>
    </w:p>
    <w:p w14:paraId="34FF788C" w14:textId="3BA4A162" w:rsidR="0099307F" w:rsidRDefault="0099307F" w:rsidP="0099307F">
      <w:pPr>
        <w:rPr>
          <w:rtl/>
        </w:rPr>
      </w:pPr>
      <w:r w:rsidRPr="00F53AB9">
        <w:rPr>
          <w:rFonts w:hint="cs"/>
          <w:b/>
          <w:bCs/>
          <w:sz w:val="32"/>
          <w:szCs w:val="32"/>
          <w:u w:val="single"/>
          <w:rtl/>
        </w:rPr>
        <w:t>שמי</w:t>
      </w:r>
      <w:r>
        <w:rPr>
          <w:rFonts w:hint="cs"/>
          <w:rtl/>
        </w:rPr>
        <w:t xml:space="preserve">:   </w:t>
      </w:r>
      <w:ins w:id="0" w:author="יעל מקובצקי" w:date="2026-05-26T11:18:00Z">
        <w:r w:rsidR="00F24CE8">
          <w:rPr>
            <w:rFonts w:hint="cs"/>
            <w:rtl/>
          </w:rPr>
          <w:t>יעל מקובצקי</w:t>
        </w:r>
      </w:ins>
    </w:p>
    <w:p w14:paraId="1D6DA195" w14:textId="77777777" w:rsidR="00F53AB9" w:rsidRDefault="00F53AB9" w:rsidP="0099307F">
      <w:pPr>
        <w:rPr>
          <w:rtl/>
        </w:rPr>
      </w:pPr>
    </w:p>
    <w:p w14:paraId="47C054A5" w14:textId="7A60523C" w:rsidR="0099307F" w:rsidRPr="00F53AB9" w:rsidRDefault="0099307F" w:rsidP="0099307F">
      <w:pPr>
        <w:rPr>
          <w:rFonts w:hint="cs"/>
          <w:b/>
          <w:bCs/>
          <w:sz w:val="32"/>
          <w:szCs w:val="32"/>
          <w:u w:val="single"/>
          <w:rtl/>
        </w:rPr>
      </w:pPr>
      <w:r w:rsidRPr="00F53AB9">
        <w:rPr>
          <w:rFonts w:hint="cs"/>
          <w:b/>
          <w:bCs/>
          <w:sz w:val="32"/>
          <w:szCs w:val="32"/>
          <w:u w:val="single"/>
          <w:rtl/>
        </w:rPr>
        <w:t>המייל שלי</w:t>
      </w:r>
      <w:r w:rsidRPr="00F53AB9">
        <w:rPr>
          <w:rFonts w:hint="cs"/>
          <w:sz w:val="32"/>
          <w:szCs w:val="32"/>
          <w:rtl/>
        </w:rPr>
        <w:t>:</w:t>
      </w:r>
      <w:ins w:id="1" w:author="יעל מקובצקי" w:date="2026-05-26T11:18:00Z">
        <w:r w:rsidR="00F24CE8">
          <w:rPr>
            <w:rFonts w:hint="cs"/>
            <w:sz w:val="32"/>
            <w:szCs w:val="32"/>
            <w:rtl/>
          </w:rPr>
          <w:t xml:space="preserve"> </w:t>
        </w:r>
        <w:r w:rsidR="00F24CE8">
          <w:rPr>
            <w:sz w:val="32"/>
            <w:szCs w:val="32"/>
          </w:rPr>
          <w:t>yaelm0030@gmail.com</w:t>
        </w:r>
      </w:ins>
    </w:p>
    <w:p w14:paraId="56814154" w14:textId="77777777" w:rsidR="00F53AB9" w:rsidRDefault="00F53AB9" w:rsidP="0099307F">
      <w:pPr>
        <w:rPr>
          <w:rtl/>
        </w:rPr>
      </w:pPr>
    </w:p>
    <w:p w14:paraId="387C2A37" w14:textId="7D631E76" w:rsidR="0099307F" w:rsidRPr="00F53AB9" w:rsidRDefault="0099307F" w:rsidP="0099307F">
      <w:pPr>
        <w:rPr>
          <w:b/>
          <w:bCs/>
          <w:sz w:val="32"/>
          <w:szCs w:val="32"/>
          <w:u w:val="single"/>
          <w:rtl/>
        </w:rPr>
      </w:pPr>
      <w:r w:rsidRPr="00F53AB9">
        <w:rPr>
          <w:rFonts w:hint="cs"/>
          <w:b/>
          <w:bCs/>
          <w:sz w:val="32"/>
          <w:szCs w:val="32"/>
          <w:u w:val="single"/>
          <w:rtl/>
        </w:rPr>
        <w:t xml:space="preserve">לינק ל </w:t>
      </w:r>
      <w:r w:rsidRPr="00F53AB9">
        <w:rPr>
          <w:b/>
          <w:bCs/>
          <w:sz w:val="32"/>
          <w:szCs w:val="32"/>
          <w:u w:val="single"/>
        </w:rPr>
        <w:t xml:space="preserve">repository </w:t>
      </w:r>
      <w:r w:rsidRPr="00F53AB9">
        <w:rPr>
          <w:rFonts w:hint="cs"/>
          <w:b/>
          <w:bCs/>
          <w:sz w:val="32"/>
          <w:szCs w:val="32"/>
          <w:u w:val="single"/>
          <w:rtl/>
        </w:rPr>
        <w:t xml:space="preserve"> של </w:t>
      </w:r>
      <w:r w:rsidR="00F0496D">
        <w:rPr>
          <w:rFonts w:hint="cs"/>
          <w:b/>
          <w:bCs/>
          <w:sz w:val="32"/>
          <w:szCs w:val="32"/>
          <w:u w:val="single"/>
          <w:rtl/>
        </w:rPr>
        <w:t>ההגשה</w:t>
      </w:r>
      <w:r w:rsidRPr="00F53AB9">
        <w:rPr>
          <w:rFonts w:hint="cs"/>
          <w:sz w:val="32"/>
          <w:szCs w:val="32"/>
          <w:rtl/>
        </w:rPr>
        <w:t>:</w:t>
      </w:r>
      <w:ins w:id="2" w:author="יעל מקובצקי" w:date="2026-05-26T11:18:00Z">
        <w:r w:rsidR="00F24CE8">
          <w:rPr>
            <w:rFonts w:hint="cs"/>
            <w:sz w:val="32"/>
            <w:szCs w:val="32"/>
            <w:rtl/>
          </w:rPr>
          <w:t xml:space="preserve"> </w:t>
        </w:r>
      </w:ins>
    </w:p>
    <w:p w14:paraId="0E6C4584" w14:textId="77777777" w:rsidR="0099307F" w:rsidRDefault="0099307F" w:rsidP="0099307F">
      <w:pPr>
        <w:rPr>
          <w:rtl/>
        </w:rPr>
      </w:pPr>
    </w:p>
    <w:p w14:paraId="6AB3A202" w14:textId="77777777" w:rsidR="0099307F" w:rsidRDefault="0099307F" w:rsidP="0099307F">
      <w:pPr>
        <w:rPr>
          <w:rtl/>
        </w:rPr>
      </w:pPr>
    </w:p>
    <w:p w14:paraId="2128B709" w14:textId="77777777" w:rsidR="00D17578" w:rsidRDefault="00D17578" w:rsidP="00F95111">
      <w:pPr>
        <w:pStyle w:val="Heading2"/>
        <w:numPr>
          <w:ilvl w:val="0"/>
          <w:numId w:val="9"/>
        </w:numPr>
        <w:rPr>
          <w:b/>
          <w:bCs/>
        </w:rPr>
      </w:pPr>
      <w:r w:rsidRPr="00F95111">
        <w:rPr>
          <w:rFonts w:hint="cs"/>
          <w:rtl/>
        </w:rPr>
        <w:t xml:space="preserve">משימה אישית: </w:t>
      </w:r>
    </w:p>
    <w:p w14:paraId="0F3F361B" w14:textId="42E498BC" w:rsidR="00D17578" w:rsidRDefault="00F46873" w:rsidP="00D17578">
      <w:pPr>
        <w:pStyle w:val="ListParagraph"/>
        <w:ind w:left="792"/>
        <w:rPr>
          <w:rtl/>
        </w:rPr>
      </w:pPr>
      <w:r>
        <w:rPr>
          <w:rFonts w:hint="cs"/>
          <w:rtl/>
        </w:rPr>
        <w:t xml:space="preserve">פרטי והסבירי משהוא שעשית במהלך </w:t>
      </w:r>
      <w:proofErr w:type="spellStart"/>
      <w:r>
        <w:rPr>
          <w:rFonts w:hint="cs"/>
          <w:rtl/>
        </w:rPr>
        <w:t>הפרוייקט</w:t>
      </w:r>
      <w:proofErr w:type="spellEnd"/>
      <w:r>
        <w:rPr>
          <w:rFonts w:hint="cs"/>
          <w:rtl/>
        </w:rPr>
        <w:t>.</w:t>
      </w:r>
    </w:p>
    <w:p w14:paraId="32694A93" w14:textId="358578F2" w:rsidR="00F46873" w:rsidRDefault="00F46873" w:rsidP="00D17578">
      <w:pPr>
        <w:pStyle w:val="ListParagraph"/>
        <w:ind w:left="792"/>
        <w:rPr>
          <w:rtl/>
        </w:rPr>
      </w:pPr>
      <w:r>
        <w:rPr>
          <w:rFonts w:hint="cs"/>
          <w:rtl/>
        </w:rPr>
        <w:t>לדוגמא:</w:t>
      </w:r>
    </w:p>
    <w:p w14:paraId="2A299BAC" w14:textId="2A7109EB" w:rsidR="00D52488" w:rsidRPr="00D17578" w:rsidRDefault="00F46873" w:rsidP="00D52488">
      <w:pPr>
        <w:pStyle w:val="ListParagraph"/>
        <w:ind w:left="792"/>
      </w:pPr>
      <w:r>
        <w:rPr>
          <w:rFonts w:hint="cs"/>
          <w:rtl/>
        </w:rPr>
        <w:t>פירוט של משימה שלך התכנון ותיאור המקומות העיקריים ששינית בקוד מומלץ להוסיף לינק ל</w:t>
      </w:r>
      <w:r>
        <w:t xml:space="preserve">JIRA 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ול</w:t>
      </w:r>
      <w:proofErr w:type="spellEnd"/>
      <w:r>
        <w:rPr>
          <w:rFonts w:hint="cs"/>
          <w:rtl/>
        </w:rPr>
        <w:t xml:space="preserve"> </w:t>
      </w:r>
      <w:r>
        <w:t>commit</w:t>
      </w:r>
      <w:r>
        <w:rPr>
          <w:rFonts w:hint="cs"/>
          <w:rtl/>
        </w:rPr>
        <w:t xml:space="preserve"> / פירוט באג שמצאת ואיך פתרת ולמה </w:t>
      </w:r>
      <w:proofErr w:type="spellStart"/>
      <w:r>
        <w:rPr>
          <w:rFonts w:hint="cs"/>
          <w:rtl/>
        </w:rPr>
        <w:t>היתה</w:t>
      </w:r>
      <w:proofErr w:type="spellEnd"/>
      <w:r>
        <w:rPr>
          <w:rFonts w:hint="cs"/>
          <w:rtl/>
        </w:rPr>
        <w:t xml:space="preserve"> הבעיה / פירוט תכנון שגוי שתקנתן / פירוט תכנון שהוכיח את עצמו </w:t>
      </w:r>
      <w:r w:rsidR="00D92552">
        <w:rPr>
          <w:rFonts w:hint="cs"/>
          <w:rtl/>
        </w:rPr>
        <w:t>/ פירוט משהוא שהיית רוצה להוסיף למערכת</w:t>
      </w:r>
    </w:p>
    <w:p w14:paraId="070B5C8A" w14:textId="77777777" w:rsidR="00D17578" w:rsidRDefault="00D17578" w:rsidP="00D17578">
      <w:pPr>
        <w:pStyle w:val="ListParagraph"/>
        <w:ind w:left="360"/>
        <w:rPr>
          <w:b/>
          <w:bCs/>
          <w:rtl/>
        </w:rPr>
      </w:pPr>
    </w:p>
    <w:p w14:paraId="095FEC84" w14:textId="21DAC8BE" w:rsidR="00D17578" w:rsidRPr="00C06AF4" w:rsidRDefault="00D92552" w:rsidP="00D17578">
      <w:pPr>
        <w:pStyle w:val="ListParagraph"/>
        <w:ind w:left="360"/>
        <w:rPr>
          <w:rtl/>
        </w:rPr>
      </w:pPr>
      <w:r>
        <w:rPr>
          <w:rFonts w:hint="cs"/>
          <w:b/>
          <w:bCs/>
          <w:u w:val="single"/>
          <w:rtl/>
        </w:rPr>
        <w:t>תשובה של</w:t>
      </w:r>
      <w:r w:rsidR="00164159">
        <w:rPr>
          <w:rFonts w:hint="cs"/>
          <w:b/>
          <w:bCs/>
          <w:u w:val="single"/>
          <w:rtl/>
        </w:rPr>
        <w:t>ך</w:t>
      </w:r>
      <w:r>
        <w:rPr>
          <w:rFonts w:hint="cs"/>
          <w:b/>
          <w:bCs/>
          <w:u w:val="single"/>
          <w:rtl/>
        </w:rPr>
        <w:t xml:space="preserve"> + לינקים במידה ויש צורך</w:t>
      </w:r>
      <w:r w:rsidR="00D17578" w:rsidRPr="000A3666">
        <w:rPr>
          <w:rFonts w:hint="cs"/>
          <w:b/>
          <w:bCs/>
          <w:u w:val="single"/>
          <w:rtl/>
        </w:rPr>
        <w:t>:</w:t>
      </w:r>
    </w:p>
    <w:p w14:paraId="28194516" w14:textId="46311145" w:rsidR="00C06AF4" w:rsidRDefault="009F020B" w:rsidP="00D17578">
      <w:pPr>
        <w:pStyle w:val="ListParagraph"/>
        <w:ind w:left="360"/>
        <w:rPr>
          <w:ins w:id="3" w:author="יעל מקובצקי" w:date="2026-05-26T11:41:00Z"/>
          <w:rtl/>
        </w:rPr>
      </w:pPr>
      <w:ins w:id="4" w:author="יעל מקובצקי" w:date="2026-05-26T11:40:00Z">
        <w:r>
          <w:rPr>
            <w:rFonts w:hint="cs"/>
            <w:rtl/>
          </w:rPr>
          <w:t>כשישבתי עם חברות הצוות שלי בפעם הראשונה אחרי כתיבת ה</w:t>
        </w:r>
        <w:r>
          <w:t xml:space="preserve"> HL Design</w:t>
        </w:r>
        <w:r>
          <w:rPr>
            <w:rFonts w:hint="cs"/>
            <w:rtl/>
          </w:rPr>
          <w:t xml:space="preserve"> , כשניסינו לחלק בינינו את המשימות</w:t>
        </w:r>
      </w:ins>
      <w:ins w:id="5" w:author="יעל מקובצקי" w:date="2026-05-26T11:41:00Z">
        <w:r>
          <w:rPr>
            <w:rFonts w:hint="cs"/>
            <w:rtl/>
          </w:rPr>
          <w:t>, ראיתי שיש הרבה חלקים במשימות שחופפים בין משימה למשימה ויש צורך בתכנון יסודי כדי למזער את הקונפליקטים שניתקל בהם בהמשך למינימום.</w:t>
        </w:r>
      </w:ins>
    </w:p>
    <w:p w14:paraId="022495C5" w14:textId="2113F3B5" w:rsidR="009F020B" w:rsidRDefault="009F020B" w:rsidP="00D17578">
      <w:pPr>
        <w:pStyle w:val="ListParagraph"/>
        <w:ind w:left="360"/>
        <w:rPr>
          <w:ins w:id="6" w:author="יעל מקובצקי" w:date="2026-05-26T11:45:00Z"/>
          <w:rtl/>
        </w:rPr>
      </w:pPr>
      <w:ins w:id="7" w:author="יעל מקובצקי" w:date="2026-05-26T11:41:00Z">
        <w:r>
          <w:rPr>
            <w:rFonts w:hint="cs"/>
            <w:rtl/>
          </w:rPr>
          <w:t>שמתי לב ש</w:t>
        </w:r>
      </w:ins>
      <w:ins w:id="8" w:author="יעל מקובצקי" w:date="2026-05-26T11:42:00Z">
        <w:r>
          <w:rPr>
            <w:rFonts w:hint="cs"/>
            <w:rtl/>
          </w:rPr>
          <w:t xml:space="preserve">בהרבה מקרים שורת קוד אחת </w:t>
        </w:r>
      </w:ins>
      <w:ins w:id="9" w:author="יעל מקובצקי" w:date="2026-05-26T11:43:00Z">
        <w:r>
          <w:rPr>
            <w:rFonts w:hint="cs"/>
            <w:rtl/>
          </w:rPr>
          <w:t>שתוגדר לפני תחילת הפיתוח של שתי משימות שונות תמנע הרבה מאד שורות קוד לתיקון בפתירת ה</w:t>
        </w:r>
        <w:r>
          <w:t>conflict</w:t>
        </w:r>
        <w:r>
          <w:rPr>
            <w:rFonts w:hint="cs"/>
            <w:rtl/>
          </w:rPr>
          <w:t xml:space="preserve"> בעת מיזוג ה</w:t>
        </w:r>
        <w:r>
          <w:t>branches</w:t>
        </w:r>
        <w:r>
          <w:rPr>
            <w:rFonts w:hint="cs"/>
            <w:rtl/>
          </w:rPr>
          <w:t xml:space="preserve"> של משימות אלו, לכן הוספנו שלב מקדים לפני חלוקת המשימות</w:t>
        </w:r>
      </w:ins>
      <w:ins w:id="10" w:author="יעל מקובצקי" w:date="2026-05-26T11:44:00Z">
        <w:r>
          <w:rPr>
            <w:rFonts w:hint="cs"/>
            <w:rtl/>
          </w:rPr>
          <w:t xml:space="preserve"> של הגדרת שלד של קוד שמאפשר לכל אח</w:t>
        </w:r>
      </w:ins>
      <w:ins w:id="11" w:author="יעל מקובצקי" w:date="2026-05-26T11:50:00Z">
        <w:r w:rsidR="00AF6B62">
          <w:rPr>
            <w:rFonts w:hint="cs"/>
            <w:rtl/>
          </w:rPr>
          <w:t>ת</w:t>
        </w:r>
      </w:ins>
      <w:ins w:id="12" w:author="יעל מקובצקי" w:date="2026-05-26T11:44:00Z">
        <w:r>
          <w:rPr>
            <w:rFonts w:hint="cs"/>
            <w:rtl/>
          </w:rPr>
          <w:t xml:space="preserve"> מהצוות לממש את הפיצ'ר של</w:t>
        </w:r>
      </w:ins>
      <w:ins w:id="13" w:author="יעל מקובצקי" w:date="2026-05-26T11:51:00Z">
        <w:r w:rsidR="00AF6B62">
          <w:rPr>
            <w:rFonts w:hint="cs"/>
            <w:rtl/>
          </w:rPr>
          <w:t xml:space="preserve">ה </w:t>
        </w:r>
      </w:ins>
      <w:ins w:id="14" w:author="יעל מקובצקי" w:date="2026-05-26T11:44:00Z">
        <w:r>
          <w:rPr>
            <w:rFonts w:hint="cs"/>
            <w:rtl/>
          </w:rPr>
          <w:t>ב</w:t>
        </w:r>
      </w:ins>
      <w:ins w:id="15" w:author="יעל מקובצקי" w:date="2026-05-26T11:45:00Z">
        <w:r>
          <w:rPr>
            <w:rFonts w:hint="cs"/>
            <w:rtl/>
          </w:rPr>
          <w:t>מינימום התנגשויות עם קוד של חבר</w:t>
        </w:r>
      </w:ins>
      <w:ins w:id="16" w:author="יעל מקובצקי" w:date="2026-05-26T11:51:00Z">
        <w:r w:rsidR="00AF6B62">
          <w:rPr>
            <w:rFonts w:hint="cs"/>
            <w:rtl/>
          </w:rPr>
          <w:t xml:space="preserve">ה </w:t>
        </w:r>
      </w:ins>
      <w:ins w:id="17" w:author="יעל מקובצקי" w:date="2026-05-26T11:45:00Z">
        <w:r>
          <w:rPr>
            <w:rFonts w:hint="cs"/>
            <w:rtl/>
          </w:rPr>
          <w:t>לצוות.</w:t>
        </w:r>
      </w:ins>
    </w:p>
    <w:p w14:paraId="37A28B35" w14:textId="5D908DCC" w:rsidR="009F020B" w:rsidRDefault="009F020B" w:rsidP="00D17578">
      <w:pPr>
        <w:pStyle w:val="ListParagraph"/>
        <w:ind w:left="360"/>
        <w:rPr>
          <w:ins w:id="18" w:author="יעל מקובצקי" w:date="2026-05-26T11:45:00Z"/>
          <w:rtl/>
        </w:rPr>
      </w:pPr>
      <w:ins w:id="19" w:author="יעל מקובצקי" w:date="2026-05-26T11:45:00Z">
        <w:r>
          <w:rPr>
            <w:rFonts w:hint="cs"/>
            <w:rtl/>
          </w:rPr>
          <w:t>למשל-</w:t>
        </w:r>
      </w:ins>
    </w:p>
    <w:p w14:paraId="41273626" w14:textId="0F985196" w:rsidR="009F020B" w:rsidRDefault="009F020B" w:rsidP="00AF6B62">
      <w:pPr>
        <w:pStyle w:val="ListParagraph"/>
        <w:numPr>
          <w:ilvl w:val="0"/>
          <w:numId w:val="20"/>
        </w:numPr>
        <w:rPr>
          <w:ins w:id="20" w:author="יעל מקובצקי" w:date="2026-05-26T11:46:00Z"/>
          <w:rtl/>
        </w:rPr>
        <w:pPrChange w:id="21" w:author="יעל מקובצקי" w:date="2026-05-26T11:49:00Z">
          <w:pPr>
            <w:pStyle w:val="ListParagraph"/>
            <w:ind w:left="360"/>
          </w:pPr>
        </w:pPrChange>
      </w:pPr>
      <w:ins w:id="22" w:author="יעל מקובצקי" w:date="2026-05-26T11:46:00Z">
        <w:r>
          <w:rPr>
            <w:rFonts w:hint="cs"/>
            <w:rtl/>
          </w:rPr>
          <w:t xml:space="preserve">תורים ורשימות כלליות הוגדרו לפני תחילת הפיתוח: </w:t>
        </w:r>
        <w:proofErr w:type="spellStart"/>
        <w:r>
          <w:t>activeInquiriesQueue</w:t>
        </w:r>
        <w:proofErr w:type="spellEnd"/>
        <w:r>
          <w:t xml:space="preserve">, </w:t>
        </w:r>
        <w:proofErr w:type="spellStart"/>
        <w:r>
          <w:t>representativesQueue</w:t>
        </w:r>
        <w:proofErr w:type="spellEnd"/>
        <w:r>
          <w:rPr>
            <w:rFonts w:hint="cs"/>
            <w:rtl/>
          </w:rPr>
          <w:t xml:space="preserve"> ועוד, על אף שעוד לא </w:t>
        </w:r>
        <w:proofErr w:type="spellStart"/>
        <w:r>
          <w:rPr>
            <w:rFonts w:hint="cs"/>
            <w:rtl/>
          </w:rPr>
          <w:t>היתה</w:t>
        </w:r>
        <w:proofErr w:type="spellEnd"/>
        <w:r>
          <w:rPr>
            <w:rFonts w:hint="cs"/>
            <w:rtl/>
          </w:rPr>
          <w:t xml:space="preserve"> להם משמעות.</w:t>
        </w:r>
      </w:ins>
    </w:p>
    <w:p w14:paraId="5D65868D" w14:textId="414B201A" w:rsidR="009F020B" w:rsidRDefault="009F020B" w:rsidP="00AF6B62">
      <w:pPr>
        <w:pStyle w:val="ListParagraph"/>
        <w:numPr>
          <w:ilvl w:val="0"/>
          <w:numId w:val="20"/>
        </w:numPr>
        <w:rPr>
          <w:ins w:id="23" w:author="יעל מקובצקי" w:date="2026-05-26T11:47:00Z"/>
          <w:rtl/>
        </w:rPr>
        <w:pPrChange w:id="24" w:author="יעל מקובצקי" w:date="2026-05-26T11:50:00Z">
          <w:pPr>
            <w:pStyle w:val="ListParagraph"/>
            <w:ind w:left="360"/>
          </w:pPr>
        </w:pPrChange>
      </w:pPr>
      <w:ins w:id="25" w:author="יעל מקובצקי" w:date="2026-05-26T11:46:00Z">
        <w:r>
          <w:t>Enums</w:t>
        </w:r>
        <w:r>
          <w:rPr>
            <w:rFonts w:hint="cs"/>
            <w:rtl/>
          </w:rPr>
          <w:t xml:space="preserve"> </w:t>
        </w:r>
      </w:ins>
      <w:ins w:id="26" w:author="יעל מקובצקי" w:date="2026-05-26T11:47:00Z">
        <w:r>
          <w:rPr>
            <w:rFonts w:hint="cs"/>
            <w:rtl/>
          </w:rPr>
          <w:t xml:space="preserve">הוגדרו מראש עם כל הפרטים שלהם על אף שעוד לא נעשה </w:t>
        </w:r>
      </w:ins>
      <w:ins w:id="27" w:author="יעל מקובצקי" w:date="2026-05-26T11:48:00Z">
        <w:r>
          <w:rPr>
            <w:rFonts w:hint="cs"/>
            <w:rtl/>
          </w:rPr>
          <w:t>בהם שימוש.</w:t>
        </w:r>
      </w:ins>
    </w:p>
    <w:p w14:paraId="567C8D62" w14:textId="5DB6A3DF" w:rsidR="009F020B" w:rsidRDefault="009F020B" w:rsidP="00AF6B62">
      <w:pPr>
        <w:pStyle w:val="ListParagraph"/>
        <w:numPr>
          <w:ilvl w:val="0"/>
          <w:numId w:val="20"/>
        </w:numPr>
        <w:rPr>
          <w:ins w:id="28" w:author="יעל מקובצקי" w:date="2026-05-26T11:48:00Z"/>
          <w:rtl/>
        </w:rPr>
        <w:pPrChange w:id="29" w:author="יעל מקובצקי" w:date="2026-05-26T11:50:00Z">
          <w:pPr>
            <w:pStyle w:val="ListParagraph"/>
            <w:ind w:left="360"/>
          </w:pPr>
        </w:pPrChange>
      </w:pPr>
      <w:ins w:id="30" w:author="יעל מקובצקי" w:date="2026-05-26T11:47:00Z">
        <w:r>
          <w:rPr>
            <w:rFonts w:hint="cs"/>
            <w:rtl/>
          </w:rPr>
          <w:t>מחלקות הוגדרו לפני תחילת הפיתוח כמחלקות ריקות בלי מימוש של כלום רק כדי שיהיו מוכר</w:t>
        </w:r>
        <w:r>
          <w:rPr>
            <w:rFonts w:hint="cs"/>
            <w:rtl/>
          </w:rPr>
          <w:t>ות מכל מקום בקוד.</w:t>
        </w:r>
      </w:ins>
    </w:p>
    <w:p w14:paraId="6F092C75" w14:textId="77777777" w:rsidR="00AF6B62" w:rsidRDefault="009F020B" w:rsidP="00AF6B62">
      <w:pPr>
        <w:pStyle w:val="ListParagraph"/>
        <w:numPr>
          <w:ilvl w:val="0"/>
          <w:numId w:val="20"/>
        </w:numPr>
        <w:rPr>
          <w:ins w:id="31" w:author="יעל מקובצקי" w:date="2026-05-26T11:50:00Z"/>
        </w:rPr>
      </w:pPr>
      <w:ins w:id="32" w:author="יעל מקובצקי" w:date="2026-05-26T11:48:00Z">
        <w:r>
          <w:rPr>
            <w:rFonts w:hint="cs"/>
            <w:rtl/>
          </w:rPr>
          <w:t>תפריטים הוגדרו במלואם בלי מימוש:</w:t>
        </w:r>
      </w:ins>
    </w:p>
    <w:p w14:paraId="5087971F" w14:textId="77777777" w:rsidR="00AF6B62" w:rsidRDefault="009F020B" w:rsidP="00AF6B62">
      <w:pPr>
        <w:pStyle w:val="ListParagraph"/>
        <w:rPr>
          <w:ins w:id="33" w:author="יעל מקובצקי" w:date="2026-05-26T11:50:00Z"/>
          <w:rtl/>
        </w:rPr>
      </w:pPr>
      <w:proofErr w:type="gramStart"/>
      <w:ins w:id="34" w:author="יעל מקובצקי" w:date="2026-05-26T11:48:00Z">
        <w:r>
          <w:t>Switch(</w:t>
        </w:r>
        <w:proofErr w:type="spellStart"/>
        <w:proofErr w:type="gramEnd"/>
        <w:r>
          <w:t>clientRequest.Action</w:t>
        </w:r>
        <w:proofErr w:type="spellEnd"/>
        <w:r>
          <w:t>){</w:t>
        </w:r>
      </w:ins>
    </w:p>
    <w:p w14:paraId="1B0B4DBE" w14:textId="77777777" w:rsidR="00AF6B62" w:rsidRDefault="009F020B" w:rsidP="00AF6B62">
      <w:pPr>
        <w:pStyle w:val="ListParagraph"/>
        <w:rPr>
          <w:ins w:id="35" w:author="יעל מקובצקי" w:date="2026-05-26T11:50:00Z"/>
          <w:rtl/>
        </w:rPr>
      </w:pPr>
      <w:ins w:id="36" w:author="יעל מקובצקי" w:date="2026-05-26T11:48:00Z">
        <w:r>
          <w:t xml:space="preserve">Case GET_ALL_INQUIRIES: </w:t>
        </w:r>
        <w:r w:rsidR="00AF6B62">
          <w:t>brea</w:t>
        </w:r>
      </w:ins>
      <w:ins w:id="37" w:author="יעל מקובצקי" w:date="2026-05-26T11:49:00Z">
        <w:r w:rsidR="00AF6B62">
          <w:t xml:space="preserve">k; //replace with </w:t>
        </w:r>
        <w:proofErr w:type="spellStart"/>
        <w:proofErr w:type="gramStart"/>
        <w:r w:rsidR="00AF6B62">
          <w:t>getAllInquiriesFromServer</w:t>
        </w:r>
        <w:proofErr w:type="spellEnd"/>
        <w:r w:rsidR="00AF6B62">
          <w:t>(</w:t>
        </w:r>
        <w:proofErr w:type="gramEnd"/>
        <w:r w:rsidR="00AF6B62">
          <w:t>) function</w:t>
        </w:r>
      </w:ins>
    </w:p>
    <w:p w14:paraId="64E6BFE5" w14:textId="77777777" w:rsidR="00AF6B62" w:rsidRDefault="00AF6B62" w:rsidP="00AF6B62">
      <w:pPr>
        <w:pStyle w:val="ListParagraph"/>
        <w:rPr>
          <w:ins w:id="38" w:author="יעל מקובצקי" w:date="2026-05-26T11:50:00Z"/>
          <w:rtl/>
        </w:rPr>
      </w:pPr>
      <w:ins w:id="39" w:author="יעל מקובצקי" w:date="2026-05-26T11:49:00Z">
        <w:r>
          <w:t xml:space="preserve">Case GET_INQUIRIES_ON_MONTH: break; //replace with </w:t>
        </w:r>
        <w:proofErr w:type="spellStart"/>
        <w:proofErr w:type="gramStart"/>
        <w:r>
          <w:t>getInquiriesOnMonth</w:t>
        </w:r>
        <w:proofErr w:type="spellEnd"/>
        <w:r>
          <w:t>(</w:t>
        </w:r>
        <w:proofErr w:type="gramEnd"/>
        <w:r>
          <w:t>int month) function</w:t>
        </w:r>
      </w:ins>
    </w:p>
    <w:p w14:paraId="17AC6A62" w14:textId="0D933F0E" w:rsidR="00AF6B62" w:rsidRDefault="00AF6B62" w:rsidP="00AF6B62">
      <w:pPr>
        <w:pStyle w:val="ListParagraph"/>
        <w:rPr>
          <w:ins w:id="40" w:author="יעל מקובצקי" w:date="2026-05-26T11:49:00Z"/>
        </w:rPr>
        <w:pPrChange w:id="41" w:author="יעל מקובצקי" w:date="2026-05-26T11:50:00Z">
          <w:pPr>
            <w:pStyle w:val="ListParagraph"/>
            <w:ind w:left="360"/>
          </w:pPr>
        </w:pPrChange>
      </w:pPr>
      <w:ins w:id="42" w:author="יעל מקובצקי" w:date="2026-05-26T11:49:00Z">
        <w:r>
          <w:t>}</w:t>
        </w:r>
      </w:ins>
    </w:p>
    <w:p w14:paraId="29887A2E" w14:textId="4780D0A2" w:rsidR="00AF6B62" w:rsidRDefault="00AF6B62" w:rsidP="009F020B">
      <w:pPr>
        <w:pStyle w:val="ListParagraph"/>
        <w:ind w:left="360"/>
        <w:rPr>
          <w:ins w:id="43" w:author="יעל מקובצקי" w:date="2026-05-26T11:47:00Z"/>
          <w:rFonts w:hint="cs"/>
          <w:rtl/>
        </w:rPr>
      </w:pPr>
      <w:ins w:id="44" w:author="יעל מקובצקי" w:date="2026-05-26T11:49:00Z">
        <w:r>
          <w:rPr>
            <w:rFonts w:hint="cs"/>
            <w:rtl/>
          </w:rPr>
          <w:t>וכדומה</w:t>
        </w:r>
      </w:ins>
    </w:p>
    <w:p w14:paraId="41CBB0B4" w14:textId="77777777" w:rsidR="009F020B" w:rsidRDefault="009F020B" w:rsidP="00D17578">
      <w:pPr>
        <w:pStyle w:val="ListParagraph"/>
        <w:ind w:left="360"/>
        <w:rPr>
          <w:ins w:id="45" w:author="יעל מקובצקי" w:date="2026-05-26T11:51:00Z"/>
          <w:rtl/>
        </w:rPr>
      </w:pPr>
    </w:p>
    <w:p w14:paraId="30133798" w14:textId="22E1A6E3" w:rsidR="00AF6B62" w:rsidRDefault="00AF6B62" w:rsidP="00D17578">
      <w:pPr>
        <w:pStyle w:val="ListParagraph"/>
        <w:ind w:left="360"/>
        <w:rPr>
          <w:ins w:id="46" w:author="יעל מקובצקי" w:date="2026-05-26T11:52:00Z"/>
          <w:rtl/>
        </w:rPr>
      </w:pPr>
      <w:ins w:id="47" w:author="יעל מקובצקי" w:date="2026-05-26T11:51:00Z">
        <w:r>
          <w:rPr>
            <w:rFonts w:hint="cs"/>
            <w:rtl/>
          </w:rPr>
          <w:lastRenderedPageBreak/>
          <w:t xml:space="preserve">את ההשלכות ראינו בלי ספק במהלך הפיתוח- למרות שעבדנו לגמרי בנפרד עם חלוקה ברורה מאד של משימות, לא נתקלנו כמעט בקונפליקטים (!) וגם אלו שנתקלנו בהם היו קלים מאד לפתרון, </w:t>
        </w:r>
      </w:ins>
      <w:ins w:id="48" w:author="יעל מקובצקי" w:date="2026-05-26T11:52:00Z">
        <w:r>
          <w:rPr>
            <w:rFonts w:hint="cs"/>
            <w:rtl/>
          </w:rPr>
          <w:t xml:space="preserve">ובד"כ אפילו קונפליקטים קטנים מאד כמו ירידת שורה באחד </w:t>
        </w:r>
        <w:proofErr w:type="spellStart"/>
        <w:r>
          <w:rPr>
            <w:rFonts w:hint="cs"/>
            <w:rtl/>
          </w:rPr>
          <w:t>הבראנצ'ים</w:t>
        </w:r>
        <w:proofErr w:type="spellEnd"/>
        <w:r>
          <w:rPr>
            <w:rFonts w:hint="cs"/>
            <w:rtl/>
          </w:rPr>
          <w:t xml:space="preserve"> כשבשני אין ירידת שורה.</w:t>
        </w:r>
      </w:ins>
    </w:p>
    <w:p w14:paraId="646321F1" w14:textId="77777777" w:rsidR="00AF6B62" w:rsidRDefault="00AF6B62" w:rsidP="00D17578">
      <w:pPr>
        <w:pStyle w:val="ListParagraph"/>
        <w:ind w:left="360"/>
        <w:rPr>
          <w:rFonts w:hint="cs"/>
          <w:rtl/>
        </w:rPr>
      </w:pPr>
    </w:p>
    <w:p w14:paraId="1242B504" w14:textId="77777777" w:rsidR="00D92552" w:rsidRPr="00C06AF4" w:rsidRDefault="00D92552" w:rsidP="00D17578">
      <w:pPr>
        <w:pStyle w:val="ListParagraph"/>
        <w:ind w:left="360"/>
        <w:rPr>
          <w:rtl/>
        </w:rPr>
      </w:pPr>
    </w:p>
    <w:p w14:paraId="0D5A5AAF" w14:textId="4EDC56C1" w:rsidR="00465198" w:rsidRPr="00D52488" w:rsidRDefault="00465198" w:rsidP="00465198">
      <w:pPr>
        <w:pStyle w:val="Heading2"/>
        <w:numPr>
          <w:ilvl w:val="0"/>
          <w:numId w:val="9"/>
        </w:numPr>
        <w:rPr>
          <w:highlight w:val="yellow"/>
          <w:rPrChange w:id="49" w:author="יעל מקובצקי" w:date="2026-05-26T11:33:00Z">
            <w:rPr/>
          </w:rPrChange>
        </w:rPr>
      </w:pPr>
      <w:r w:rsidRPr="00D52488">
        <w:rPr>
          <w:rFonts w:hint="cs"/>
          <w:highlight w:val="yellow"/>
          <w:rtl/>
          <w:rPrChange w:id="50" w:author="יעל מקובצקי" w:date="2026-05-26T11:33:00Z">
            <w:rPr>
              <w:rFonts w:hint="cs"/>
              <w:rtl/>
            </w:rPr>
          </w:rPrChange>
        </w:rPr>
        <w:t xml:space="preserve">כתיבת </w:t>
      </w:r>
      <w:r w:rsidRPr="00D52488">
        <w:rPr>
          <w:highlight w:val="yellow"/>
          <w:rPrChange w:id="51" w:author="יעל מקובצקי" w:date="2026-05-26T11:33:00Z">
            <w:rPr/>
          </w:rPrChange>
        </w:rPr>
        <w:t>HL Design / Design</w:t>
      </w:r>
    </w:p>
    <w:p w14:paraId="554CD83C" w14:textId="7D464F3A" w:rsidR="00F53AB9" w:rsidRPr="00465198" w:rsidRDefault="00F53AB9" w:rsidP="00465198">
      <w:pPr>
        <w:pStyle w:val="ListParagraph"/>
        <w:ind w:left="360"/>
        <w:rPr>
          <w:sz w:val="24"/>
          <w:szCs w:val="24"/>
        </w:rPr>
      </w:pPr>
      <w:r w:rsidRPr="00465198">
        <w:rPr>
          <w:rFonts w:hint="cs"/>
          <w:sz w:val="24"/>
          <w:szCs w:val="24"/>
          <w:rtl/>
        </w:rPr>
        <w:t xml:space="preserve">בחרי </w:t>
      </w:r>
      <w:r w:rsidRPr="00D66D29">
        <w:rPr>
          <w:rFonts w:hint="cs"/>
          <w:b/>
          <w:bCs/>
          <w:sz w:val="24"/>
          <w:szCs w:val="24"/>
          <w:rtl/>
        </w:rPr>
        <w:t>אחד</w:t>
      </w:r>
      <w:r w:rsidRPr="00465198">
        <w:rPr>
          <w:rFonts w:hint="cs"/>
          <w:sz w:val="24"/>
          <w:szCs w:val="24"/>
          <w:rtl/>
        </w:rPr>
        <w:t xml:space="preserve"> מהאפיונים הבאים וכתבי </w:t>
      </w:r>
      <w:r w:rsidRPr="00465198">
        <w:rPr>
          <w:sz w:val="24"/>
          <w:szCs w:val="24"/>
        </w:rPr>
        <w:t>HL Design</w:t>
      </w:r>
      <w:r w:rsidR="00451819" w:rsidRPr="00465198">
        <w:rPr>
          <w:sz w:val="24"/>
          <w:szCs w:val="24"/>
        </w:rPr>
        <w:t>/Design</w:t>
      </w:r>
      <w:r w:rsidR="00451819" w:rsidRPr="00465198">
        <w:rPr>
          <w:rFonts w:hint="cs"/>
          <w:sz w:val="24"/>
          <w:szCs w:val="24"/>
          <w:rtl/>
        </w:rPr>
        <w:t xml:space="preserve"> </w:t>
      </w:r>
    </w:p>
    <w:p w14:paraId="0BFA1B55" w14:textId="77777777" w:rsidR="00F53AB9" w:rsidRPr="00465198" w:rsidRDefault="0099307F" w:rsidP="00F53AB9">
      <w:pPr>
        <w:pStyle w:val="ListParagraph"/>
        <w:ind w:left="360"/>
        <w:rPr>
          <w:sz w:val="24"/>
          <w:szCs w:val="24"/>
        </w:rPr>
      </w:pPr>
      <w:r w:rsidRPr="00465198">
        <w:rPr>
          <w:rFonts w:hint="cs"/>
          <w:sz w:val="24"/>
          <w:szCs w:val="24"/>
          <w:rtl/>
        </w:rPr>
        <w:t>רק לכתוב איזה משתנים/פונקציות תוסיפי ובאיזה מחלקות.</w:t>
      </w:r>
      <w:r w:rsidR="00F53AB9" w:rsidRPr="00465198">
        <w:rPr>
          <w:rFonts w:hint="cs"/>
          <w:sz w:val="24"/>
          <w:szCs w:val="24"/>
          <w:rtl/>
        </w:rPr>
        <w:t xml:space="preserve"> </w:t>
      </w:r>
      <w:r w:rsidR="00F53AB9" w:rsidRPr="00465198">
        <w:rPr>
          <w:sz w:val="24"/>
          <w:szCs w:val="24"/>
          <w:rtl/>
        </w:rPr>
        <w:t>–</w:t>
      </w:r>
      <w:r w:rsidR="00F53AB9" w:rsidRPr="00465198">
        <w:rPr>
          <w:rFonts w:hint="cs"/>
          <w:sz w:val="24"/>
          <w:szCs w:val="24"/>
          <w:rtl/>
        </w:rPr>
        <w:t xml:space="preserve"> </w:t>
      </w:r>
      <w:r w:rsidR="00F53AB9" w:rsidRPr="008302EE">
        <w:rPr>
          <w:rFonts w:hint="cs"/>
          <w:b/>
          <w:bCs/>
          <w:sz w:val="24"/>
          <w:szCs w:val="24"/>
          <w:u w:val="single"/>
          <w:rtl/>
        </w:rPr>
        <w:t>אין צורך לפתח</w:t>
      </w:r>
      <w:r w:rsidR="00F53AB9" w:rsidRPr="00465198">
        <w:rPr>
          <w:rFonts w:hint="cs"/>
          <w:sz w:val="24"/>
          <w:szCs w:val="24"/>
          <w:rtl/>
        </w:rPr>
        <w:t>.</w:t>
      </w:r>
    </w:p>
    <w:p w14:paraId="0DF34B7A" w14:textId="66067375" w:rsidR="0099307F" w:rsidRPr="001C734B" w:rsidRDefault="00451819" w:rsidP="00465198">
      <w:pPr>
        <w:pStyle w:val="Heading2"/>
        <w:ind w:left="795"/>
        <w:rPr>
          <w:b/>
          <w:bCs/>
          <w:sz w:val="28"/>
          <w:szCs w:val="28"/>
          <w:u w:val="single"/>
          <w:rtl/>
        </w:rPr>
      </w:pPr>
      <w:r w:rsidRPr="001C734B">
        <w:rPr>
          <w:rFonts w:hint="cs"/>
          <w:b/>
          <w:bCs/>
          <w:sz w:val="28"/>
          <w:szCs w:val="28"/>
          <w:u w:val="single"/>
          <w:rtl/>
        </w:rPr>
        <w:t xml:space="preserve">משימות אפיון שדורשות </w:t>
      </w:r>
      <w:r w:rsidRPr="001C734B">
        <w:rPr>
          <w:b/>
          <w:bCs/>
          <w:sz w:val="28"/>
          <w:szCs w:val="28"/>
          <w:u w:val="single"/>
        </w:rPr>
        <w:t>HL Design</w:t>
      </w:r>
      <w:r w:rsidRPr="001C734B"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6BF22356" w14:textId="7AA63707" w:rsidR="00A32DFD" w:rsidRPr="001C734B" w:rsidRDefault="00465198" w:rsidP="00465198">
      <w:pPr>
        <w:pStyle w:val="Heading2"/>
        <w:numPr>
          <w:ilvl w:val="1"/>
          <w:numId w:val="9"/>
        </w:numPr>
        <w:rPr>
          <w:sz w:val="24"/>
          <w:szCs w:val="24"/>
          <w:u w:val="single"/>
          <w:rtl/>
        </w:rPr>
      </w:pPr>
      <w:r w:rsidRPr="001C734B">
        <w:rPr>
          <w:rFonts w:hint="cs"/>
          <w:sz w:val="24"/>
          <w:szCs w:val="24"/>
          <w:u w:val="single"/>
          <w:rtl/>
        </w:rPr>
        <w:t xml:space="preserve">   </w:t>
      </w:r>
      <w:r w:rsidR="00CB0B5A">
        <w:rPr>
          <w:rFonts w:hint="cs"/>
          <w:sz w:val="24"/>
          <w:szCs w:val="24"/>
          <w:u w:val="single"/>
          <w:rtl/>
        </w:rPr>
        <w:t>התמחות סוכנים לפי סוג הפניה</w:t>
      </w:r>
    </w:p>
    <w:p w14:paraId="43428012" w14:textId="79177E31" w:rsidR="00A32DFD" w:rsidRPr="00A32DFD" w:rsidRDefault="00A32DFD" w:rsidP="00A32DFD">
      <w:pPr>
        <w:pStyle w:val="ListParagraph"/>
        <w:ind w:left="792"/>
        <w:rPr>
          <w:b/>
          <w:bCs/>
        </w:rPr>
      </w:pPr>
      <w:r w:rsidRPr="00A32DFD">
        <w:rPr>
          <w:b/>
          <w:bCs/>
          <w:rtl/>
        </w:rPr>
        <w:t>מטרת השדרוג</w:t>
      </w:r>
    </w:p>
    <w:p w14:paraId="4C7F57B0" w14:textId="517FB198" w:rsidR="00CB0B5A" w:rsidRDefault="00CB0B5A" w:rsidP="00CB0B5A">
      <w:pPr>
        <w:pStyle w:val="ListParagraph"/>
        <w:ind w:left="792"/>
        <w:rPr>
          <w:rtl/>
        </w:rPr>
      </w:pPr>
      <w:r>
        <w:rPr>
          <w:rFonts w:cs="Arial"/>
          <w:rtl/>
        </w:rPr>
        <w:t>מטרת השדרוג היא לשפר את איכות ומהירות הטיפול בפניות באמצעות מנגנון התמחות נציגים לפי סוג הפניה.</w:t>
      </w:r>
    </w:p>
    <w:p w14:paraId="6E17A53B" w14:textId="5A243B4A" w:rsidR="00CB0B5A" w:rsidRDefault="00CB0B5A" w:rsidP="00CB0B5A">
      <w:pPr>
        <w:pStyle w:val="ListParagraph"/>
        <w:ind w:left="792"/>
        <w:rPr>
          <w:rtl/>
        </w:rPr>
      </w:pPr>
      <w:r>
        <w:rPr>
          <w:rFonts w:cs="Arial"/>
          <w:rtl/>
        </w:rPr>
        <w:t>המערכת תאפשר לכל נציג להיות מוגדר כמומחה עבור סוג פניה מסוים:</w:t>
      </w:r>
      <w:r>
        <w:rPr>
          <w:rFonts w:cs="Arial" w:hint="cs"/>
          <w:rtl/>
        </w:rPr>
        <w:t xml:space="preserve"> </w:t>
      </w:r>
      <w:r>
        <w:t>REQUEST</w:t>
      </w:r>
      <w:r>
        <w:rPr>
          <w:rFonts w:cs="Arial"/>
          <w:rtl/>
        </w:rPr>
        <w:t xml:space="preserve"> – בקשות</w:t>
      </w:r>
      <w:r>
        <w:rPr>
          <w:rFonts w:hint="cs"/>
          <w:rtl/>
        </w:rPr>
        <w:t xml:space="preserve"> / </w:t>
      </w:r>
      <w:r>
        <w:t>QUESTION</w:t>
      </w:r>
      <w:r>
        <w:rPr>
          <w:rFonts w:cs="Arial"/>
          <w:rtl/>
        </w:rPr>
        <w:t xml:space="preserve"> – שאלות</w:t>
      </w:r>
      <w:r>
        <w:rPr>
          <w:rFonts w:cs="Arial" w:hint="cs"/>
          <w:rtl/>
        </w:rPr>
        <w:t xml:space="preserve"> / </w:t>
      </w:r>
      <w:r>
        <w:t>COMPLAIN</w:t>
      </w:r>
      <w:r>
        <w:rPr>
          <w:rFonts w:cs="Arial"/>
          <w:rtl/>
        </w:rPr>
        <w:t xml:space="preserve"> – תלונות</w:t>
      </w:r>
    </w:p>
    <w:p w14:paraId="1C2ACBEF" w14:textId="77777777" w:rsidR="00CB0B5A" w:rsidRDefault="00CB0B5A" w:rsidP="00CB0B5A">
      <w:pPr>
        <w:pStyle w:val="ListParagraph"/>
        <w:ind w:left="792"/>
        <w:rPr>
          <w:rtl/>
        </w:rPr>
      </w:pPr>
    </w:p>
    <w:p w14:paraId="30DE6146" w14:textId="77777777" w:rsidR="00CB0B5A" w:rsidRDefault="00CB0B5A" w:rsidP="00CB0B5A">
      <w:pPr>
        <w:pStyle w:val="ListParagraph"/>
        <w:ind w:left="792"/>
        <w:rPr>
          <w:rtl/>
        </w:rPr>
      </w:pPr>
      <w:r>
        <w:rPr>
          <w:rFonts w:cs="Arial"/>
          <w:rtl/>
        </w:rPr>
        <w:t>בעת פתיחת פניה חדשה, המערכת תעדיף לשייך אותה לנציג המתמחה בסוג הפניה המתאים.</w:t>
      </w:r>
    </w:p>
    <w:p w14:paraId="693806AE" w14:textId="5E467EEA" w:rsidR="00A32DFD" w:rsidRPr="00A32DFD" w:rsidRDefault="00CB0B5A" w:rsidP="00CB0B5A">
      <w:pPr>
        <w:pStyle w:val="ListParagraph"/>
        <w:ind w:left="792"/>
      </w:pPr>
      <w:r>
        <w:rPr>
          <w:rFonts w:cs="Arial"/>
          <w:rtl/>
        </w:rPr>
        <w:t>במידה ואין נציג זמין עם ההתמחות הרלוונטית, הפניה תוכל להיות משויכת לכל נציג פנוי במערכת.</w:t>
      </w:r>
    </w:p>
    <w:p w14:paraId="256540BE" w14:textId="77777777" w:rsidR="00A32DFD" w:rsidRPr="00A32DFD" w:rsidRDefault="00FD1300" w:rsidP="00A32DFD">
      <w:pPr>
        <w:pStyle w:val="ListParagraph"/>
        <w:ind w:left="792"/>
      </w:pPr>
      <w:r>
        <w:pict w14:anchorId="4A9A1B2F">
          <v:rect id="_x0000_i1025" style="width:0;height:1.5pt" o:hralign="center" o:hrstd="t" o:hr="t" fillcolor="#a0a0a0" stroked="f"/>
        </w:pict>
      </w:r>
    </w:p>
    <w:p w14:paraId="38717258" w14:textId="210347F6" w:rsidR="00A32DFD" w:rsidRPr="00A32DFD" w:rsidRDefault="00A32DFD" w:rsidP="00A32DFD">
      <w:pPr>
        <w:pStyle w:val="ListParagraph"/>
        <w:ind w:left="792"/>
        <w:rPr>
          <w:b/>
          <w:bCs/>
        </w:rPr>
      </w:pPr>
      <w:r w:rsidRPr="00A32DFD">
        <w:rPr>
          <w:rFonts w:ascii="Segoe UI Emoji" w:hAnsi="Segoe UI Emoji" w:cs="Segoe UI Emoji"/>
          <w:b/>
          <w:bCs/>
        </w:rPr>
        <w:t>🔔</w:t>
      </w:r>
      <w:r w:rsidRPr="00A32DFD">
        <w:rPr>
          <w:b/>
          <w:bCs/>
        </w:rPr>
        <w:t xml:space="preserve"> </w:t>
      </w:r>
      <w:r w:rsidR="00151DD3">
        <w:rPr>
          <w:rFonts w:hint="cs"/>
          <w:b/>
          <w:bCs/>
          <w:rtl/>
        </w:rPr>
        <w:t>פעולות במערכת</w:t>
      </w:r>
      <w:r w:rsidRPr="00A32DFD">
        <w:rPr>
          <w:b/>
          <w:bCs/>
        </w:rPr>
        <w:t>?</w:t>
      </w:r>
    </w:p>
    <w:p w14:paraId="733C7215" w14:textId="2530F3D5" w:rsidR="00A32DFD" w:rsidRPr="00A32DFD" w:rsidRDefault="00447DD3" w:rsidP="00A32DFD">
      <w:pPr>
        <w:pStyle w:val="ListParagraph"/>
        <w:numPr>
          <w:ilvl w:val="0"/>
          <w:numId w:val="3"/>
        </w:numPr>
      </w:pPr>
      <w:r>
        <w:rPr>
          <w:rFonts w:hint="cs"/>
          <w:b/>
          <w:bCs/>
          <w:rtl/>
        </w:rPr>
        <w:t>בהוספת סוכן</w:t>
      </w:r>
      <w:r w:rsidR="00A32DFD" w:rsidRPr="00A32DFD">
        <w:br/>
      </w:r>
      <w:r>
        <w:rPr>
          <w:rFonts w:hint="cs"/>
          <w:rtl/>
        </w:rPr>
        <w:t>הגדרה של סוג פניה בה הסוכן מומחה</w:t>
      </w:r>
    </w:p>
    <w:p w14:paraId="70F180D8" w14:textId="255EE327" w:rsidR="00A32DFD" w:rsidRPr="00A32DFD" w:rsidRDefault="00321314" w:rsidP="00A32DFD">
      <w:pPr>
        <w:pStyle w:val="ListParagraph"/>
        <w:numPr>
          <w:ilvl w:val="0"/>
          <w:numId w:val="3"/>
        </w:numPr>
      </w:pPr>
      <w:r>
        <w:rPr>
          <w:rFonts w:hint="cs"/>
          <w:b/>
          <w:bCs/>
          <w:rtl/>
        </w:rPr>
        <w:t xml:space="preserve">בתהליך </w:t>
      </w:r>
      <w:r w:rsidR="00A32DFD" w:rsidRPr="00A32DFD">
        <w:rPr>
          <w:b/>
          <w:bCs/>
          <w:rtl/>
        </w:rPr>
        <w:t>שיוך פנייה לנציג</w:t>
      </w:r>
      <w:r w:rsidR="00A32DFD" w:rsidRPr="00A32DFD">
        <w:br/>
      </w:r>
      <w:r>
        <w:rPr>
          <w:rFonts w:hint="cs"/>
          <w:rtl/>
        </w:rPr>
        <w:t xml:space="preserve">חיפוש נציג המומחה לטפל בפניה / פניה מתאימה למומחיות הנציג. במידה ואין </w:t>
      </w:r>
      <w:r>
        <w:rPr>
          <w:rtl/>
        </w:rPr>
        <w:t>–</w:t>
      </w:r>
      <w:r>
        <w:rPr>
          <w:rFonts w:hint="cs"/>
          <w:rtl/>
        </w:rPr>
        <w:t xml:space="preserve"> הקצאה אקראית</w:t>
      </w:r>
    </w:p>
    <w:p w14:paraId="17289B7A" w14:textId="77777777" w:rsidR="00A32DFD" w:rsidRPr="00A32DFD" w:rsidRDefault="00FD1300" w:rsidP="00A32DFD">
      <w:pPr>
        <w:pStyle w:val="ListParagraph"/>
        <w:ind w:left="792"/>
      </w:pPr>
      <w:r>
        <w:pict w14:anchorId="662F6726">
          <v:rect id="_x0000_i1026" style="width:0;height:1.5pt" o:hralign="center" o:hrstd="t" o:hr="t" fillcolor="#a0a0a0" stroked="f"/>
        </w:pict>
      </w:r>
    </w:p>
    <w:p w14:paraId="0BE14E2C" w14:textId="77777777" w:rsidR="00A32DFD" w:rsidRPr="00A32DFD" w:rsidRDefault="00A32DFD" w:rsidP="00A32DFD">
      <w:pPr>
        <w:pStyle w:val="ListParagraph"/>
        <w:ind w:left="792"/>
        <w:rPr>
          <w:b/>
          <w:bCs/>
        </w:rPr>
      </w:pPr>
      <w:r w:rsidRPr="00A32DFD">
        <w:rPr>
          <w:rFonts w:ascii="Segoe UI Emoji" w:hAnsi="Segoe UI Emoji" w:cs="Segoe UI Emoji"/>
          <w:b/>
          <w:bCs/>
        </w:rPr>
        <w:t>✅</w:t>
      </w:r>
      <w:r w:rsidRPr="00A32DFD">
        <w:rPr>
          <w:b/>
          <w:bCs/>
        </w:rPr>
        <w:t xml:space="preserve"> </w:t>
      </w:r>
      <w:r w:rsidRPr="00A32DFD">
        <w:rPr>
          <w:b/>
          <w:bCs/>
          <w:rtl/>
        </w:rPr>
        <w:t>יתרונות ללקוח</w:t>
      </w:r>
    </w:p>
    <w:p w14:paraId="5D809FF6" w14:textId="6B080880" w:rsidR="00A32DFD" w:rsidRPr="00A32DFD" w:rsidRDefault="00CB0B5A" w:rsidP="00CB0B5A">
      <w:pPr>
        <w:pStyle w:val="ListParagraph"/>
        <w:numPr>
          <w:ilvl w:val="0"/>
          <w:numId w:val="5"/>
        </w:numPr>
      </w:pPr>
      <w:r w:rsidRPr="007C0892">
        <w:rPr>
          <w:rFonts w:hint="cs"/>
          <w:b/>
          <w:bCs/>
          <w:rtl/>
        </w:rPr>
        <w:t>קיצור זמני טיפול</w:t>
      </w:r>
      <w:r>
        <w:rPr>
          <w:rFonts w:hint="cs"/>
          <w:rtl/>
        </w:rPr>
        <w:t xml:space="preserve"> - </w:t>
      </w:r>
      <w:r w:rsidRPr="00CB0B5A">
        <w:rPr>
          <w:rtl/>
        </w:rPr>
        <w:t>נציג מומחה מכיר תהליכים ותקלות נפוצות ולכן פותר פניות במהירות גבוהה יותר</w:t>
      </w:r>
      <w:r w:rsidRPr="00CB0B5A">
        <w:t>.</w:t>
      </w:r>
    </w:p>
    <w:p w14:paraId="2A858021" w14:textId="69B60980" w:rsidR="00A32DFD" w:rsidRPr="00A32DFD" w:rsidRDefault="00675480" w:rsidP="00A32DFD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 xml:space="preserve">לקוח מקבל </w:t>
      </w:r>
      <w:r w:rsidRPr="00775820">
        <w:rPr>
          <w:rFonts w:hint="cs"/>
          <w:b/>
          <w:bCs/>
          <w:rtl/>
        </w:rPr>
        <w:t>טיפול מקצועי</w:t>
      </w:r>
      <w:r w:rsidR="007C0892">
        <w:rPr>
          <w:rFonts w:hint="cs"/>
          <w:rtl/>
        </w:rPr>
        <w:t>.</w:t>
      </w:r>
    </w:p>
    <w:p w14:paraId="5E912AB5" w14:textId="70FBA093" w:rsidR="00A32DFD" w:rsidRPr="000129DB" w:rsidRDefault="000129DB" w:rsidP="000129DB">
      <w:pPr>
        <w:pStyle w:val="ListParagraph"/>
        <w:numPr>
          <w:ilvl w:val="0"/>
          <w:numId w:val="5"/>
        </w:numPr>
        <w:rPr>
          <w:b/>
          <w:bCs/>
        </w:rPr>
      </w:pPr>
      <w:r w:rsidRPr="000129DB">
        <w:rPr>
          <w:rFonts w:cs="Arial"/>
          <w:b/>
          <w:bCs/>
          <w:rtl/>
        </w:rPr>
        <w:t>שיפור חוויית לקוח</w:t>
      </w:r>
      <w:r>
        <w:rPr>
          <w:rFonts w:cs="Arial" w:hint="cs"/>
          <w:rtl/>
        </w:rPr>
        <w:t xml:space="preserve"> - ל</w:t>
      </w:r>
      <w:r w:rsidRPr="000129DB">
        <w:rPr>
          <w:rFonts w:cs="Arial"/>
          <w:rtl/>
        </w:rPr>
        <w:t>קוחות מקבלים מענה מדויק ומהיר יותר.</w:t>
      </w:r>
    </w:p>
    <w:p w14:paraId="02204EDB" w14:textId="77777777" w:rsidR="00A32DFD" w:rsidRPr="00A32DFD" w:rsidRDefault="00FD1300" w:rsidP="00A32DFD">
      <w:pPr>
        <w:pStyle w:val="ListParagraph"/>
        <w:ind w:left="792"/>
      </w:pPr>
      <w:r>
        <w:pict w14:anchorId="43950268">
          <v:rect id="_x0000_i1027" style="width:0;height:1.5pt" o:hralign="center" o:hrstd="t" o:hr="t" fillcolor="#a0a0a0" stroked="f"/>
        </w:pict>
      </w:r>
    </w:p>
    <w:p w14:paraId="2C7DC6A8" w14:textId="77777777" w:rsidR="00A32DFD" w:rsidRPr="00A32DFD" w:rsidRDefault="00A32DFD" w:rsidP="00A32DFD">
      <w:pPr>
        <w:pStyle w:val="ListParagraph"/>
        <w:ind w:left="792"/>
        <w:rPr>
          <w:b/>
          <w:bCs/>
        </w:rPr>
      </w:pPr>
      <w:r w:rsidRPr="00A32DFD">
        <w:rPr>
          <w:rFonts w:ascii="Segoe UI Emoji" w:hAnsi="Segoe UI Emoji" w:cs="Segoe UI Emoji"/>
          <w:b/>
          <w:bCs/>
        </w:rPr>
        <w:t>✅</w:t>
      </w:r>
      <w:r w:rsidRPr="00A32DFD">
        <w:rPr>
          <w:b/>
          <w:bCs/>
        </w:rPr>
        <w:t xml:space="preserve"> </w:t>
      </w:r>
      <w:r w:rsidRPr="00A32DFD">
        <w:rPr>
          <w:b/>
          <w:bCs/>
          <w:rtl/>
        </w:rPr>
        <w:t>יתרונות לארגון</w:t>
      </w:r>
    </w:p>
    <w:p w14:paraId="703ADD1E" w14:textId="33343E97" w:rsidR="00A32DFD" w:rsidRPr="00A32DFD" w:rsidRDefault="00A32DFD" w:rsidP="00A32DFD">
      <w:pPr>
        <w:pStyle w:val="ListParagraph"/>
        <w:numPr>
          <w:ilvl w:val="0"/>
          <w:numId w:val="6"/>
        </w:numPr>
      </w:pPr>
      <w:r w:rsidRPr="00675480">
        <w:rPr>
          <w:b/>
          <w:bCs/>
          <w:rtl/>
        </w:rPr>
        <w:t>חיסכון בזמן</w:t>
      </w:r>
      <w:r w:rsidRPr="00A32DFD">
        <w:rPr>
          <w:rtl/>
        </w:rPr>
        <w:t xml:space="preserve"> – </w:t>
      </w:r>
      <w:r w:rsidR="00CB0B5A" w:rsidRPr="00CB0B5A">
        <w:rPr>
          <w:rFonts w:cs="Arial"/>
          <w:rtl/>
        </w:rPr>
        <w:t>נציגים מטפלים בתחומים שבהם הם מתמחים ולכן מספקים מענה מקצועי יותר.</w:t>
      </w:r>
    </w:p>
    <w:p w14:paraId="1D41C0AF" w14:textId="7CE70DFE" w:rsidR="00A32DFD" w:rsidRPr="00A32DFD" w:rsidRDefault="003B16A6" w:rsidP="00AB5571">
      <w:pPr>
        <w:pStyle w:val="ListParagraph"/>
        <w:numPr>
          <w:ilvl w:val="0"/>
          <w:numId w:val="6"/>
        </w:numPr>
      </w:pPr>
      <w:r w:rsidRPr="003B16A6">
        <w:rPr>
          <w:rFonts w:cs="Arial"/>
          <w:b/>
          <w:bCs/>
          <w:rtl/>
        </w:rPr>
        <w:t>חלוקת עבודה חכמה</w:t>
      </w:r>
      <w:r w:rsidRPr="003B16A6">
        <w:rPr>
          <w:rFonts w:cs="Arial" w:hint="cs"/>
          <w:rtl/>
        </w:rPr>
        <w:t xml:space="preserve"> - </w:t>
      </w:r>
      <w:r w:rsidRPr="003B16A6">
        <w:rPr>
          <w:rFonts w:cs="Arial"/>
          <w:rtl/>
        </w:rPr>
        <w:t>המערכת מבצעת ניתוב אוטומטי בהתאם ליכולות הנציגים</w:t>
      </w:r>
      <w:r>
        <w:rPr>
          <w:rFonts w:cs="Arial" w:hint="cs"/>
          <w:rtl/>
        </w:rPr>
        <w:t>.</w:t>
      </w:r>
    </w:p>
    <w:p w14:paraId="722F7013" w14:textId="77777777" w:rsidR="00A32DFD" w:rsidRPr="00A32DFD" w:rsidRDefault="00FD1300" w:rsidP="00A32DFD">
      <w:pPr>
        <w:pStyle w:val="ListParagraph"/>
        <w:ind w:left="792"/>
      </w:pPr>
      <w:r>
        <w:pict w14:anchorId="149324A9">
          <v:rect id="_x0000_i1028" style="width:0;height:1.5pt" o:hralign="center" o:hrstd="t" o:hr="t" fillcolor="#a0a0a0" stroked="f"/>
        </w:pict>
      </w:r>
    </w:p>
    <w:p w14:paraId="7E784FED" w14:textId="52B7DFA2" w:rsidR="00A32DFD" w:rsidRPr="00A32DFD" w:rsidRDefault="00A32DFD" w:rsidP="00A32DFD">
      <w:pPr>
        <w:pStyle w:val="ListParagraph"/>
        <w:ind w:left="792"/>
        <w:rPr>
          <w:b/>
          <w:bCs/>
        </w:rPr>
      </w:pPr>
      <w:r w:rsidRPr="00A32DFD">
        <w:rPr>
          <w:b/>
          <w:bCs/>
        </w:rPr>
        <w:t xml:space="preserve"> </w:t>
      </w:r>
      <w:r w:rsidRPr="00A32DFD">
        <w:rPr>
          <w:b/>
          <w:bCs/>
          <w:rtl/>
        </w:rPr>
        <w:t>פיצ'רים עיקריים שיתווספו למערכת</w:t>
      </w:r>
    </w:p>
    <w:p w14:paraId="3C8E7A13" w14:textId="22DE9E08" w:rsidR="00CB6764" w:rsidRDefault="00CB6764" w:rsidP="00CB6764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שמירת </w:t>
      </w:r>
      <w:r w:rsidRPr="00CB6764">
        <w:t>specialization</w:t>
      </w:r>
      <w:r w:rsidRPr="00CB6764">
        <w:rPr>
          <w:rFonts w:hint="cs"/>
          <w:rtl/>
        </w:rPr>
        <w:t xml:space="preserve"> </w:t>
      </w:r>
      <w:r>
        <w:rPr>
          <w:rFonts w:hint="cs"/>
          <w:rtl/>
        </w:rPr>
        <w:t xml:space="preserve">לסוכן = סוג הפניה בה </w:t>
      </w:r>
      <w:r w:rsidR="008133C4">
        <w:rPr>
          <w:rFonts w:hint="cs"/>
          <w:rtl/>
        </w:rPr>
        <w:t xml:space="preserve">הסוכן </w:t>
      </w:r>
      <w:r>
        <w:rPr>
          <w:rFonts w:hint="cs"/>
          <w:rtl/>
        </w:rPr>
        <w:t>מומחה.</w:t>
      </w:r>
    </w:p>
    <w:p w14:paraId="650EE505" w14:textId="42B70E0D" w:rsidR="00E522DF" w:rsidRDefault="008133C4" w:rsidP="00A81062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אפשרות עדכון </w:t>
      </w:r>
      <w:r w:rsidRPr="008133C4">
        <w:t>specialization</w:t>
      </w:r>
      <w:r>
        <w:rPr>
          <w:rFonts w:hint="cs"/>
          <w:rtl/>
        </w:rPr>
        <w:t xml:space="preserve"> לסוכן בעת עליית המערכת</w:t>
      </w:r>
      <w:r w:rsidR="00E522DF">
        <w:rPr>
          <w:rFonts w:hint="cs"/>
          <w:rtl/>
        </w:rPr>
        <w:t>.</w:t>
      </w:r>
    </w:p>
    <w:p w14:paraId="689F246A" w14:textId="03A2EF01" w:rsidR="00A32DFD" w:rsidRPr="00A32DFD" w:rsidRDefault="008133C4" w:rsidP="00A81062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שדרוג </w:t>
      </w:r>
      <w:r w:rsidR="006C1BF1">
        <w:rPr>
          <w:rFonts w:hint="cs"/>
          <w:rtl/>
        </w:rPr>
        <w:t>ש</w:t>
      </w:r>
      <w:r>
        <w:rPr>
          <w:rFonts w:hint="cs"/>
          <w:rtl/>
        </w:rPr>
        <w:t>י</w:t>
      </w:r>
      <w:r w:rsidR="006C1BF1">
        <w:rPr>
          <w:rFonts w:hint="cs"/>
          <w:rtl/>
        </w:rPr>
        <w:t xml:space="preserve">וך נציג </w:t>
      </w:r>
      <w:r>
        <w:rPr>
          <w:rFonts w:hint="cs"/>
          <w:rtl/>
        </w:rPr>
        <w:t xml:space="preserve">לפניה </w:t>
      </w:r>
      <w:r>
        <w:rPr>
          <w:rtl/>
        </w:rPr>
        <w:t>–</w:t>
      </w:r>
      <w:r>
        <w:rPr>
          <w:rFonts w:hint="cs"/>
          <w:rtl/>
        </w:rPr>
        <w:t xml:space="preserve"> העדפה במידה ויש סוכן </w:t>
      </w:r>
      <w:r w:rsidR="006C1BF1">
        <w:rPr>
          <w:rFonts w:hint="cs"/>
          <w:rtl/>
        </w:rPr>
        <w:t>מומח</w:t>
      </w:r>
      <w:r>
        <w:rPr>
          <w:rFonts w:hint="cs"/>
          <w:rtl/>
        </w:rPr>
        <w:t>ה</w:t>
      </w:r>
      <w:r w:rsidR="006C1BF1">
        <w:rPr>
          <w:rFonts w:hint="cs"/>
          <w:rtl/>
        </w:rPr>
        <w:t>.</w:t>
      </w:r>
    </w:p>
    <w:p w14:paraId="4D0CBBA9" w14:textId="77777777" w:rsidR="00A32DFD" w:rsidRDefault="00A32DFD" w:rsidP="0099307F">
      <w:pPr>
        <w:pStyle w:val="ListParagraph"/>
        <w:ind w:left="792"/>
        <w:rPr>
          <w:rtl/>
        </w:rPr>
      </w:pPr>
    </w:p>
    <w:p w14:paraId="5C603A4C" w14:textId="06E99E79" w:rsidR="00465198" w:rsidRPr="001C734B" w:rsidRDefault="00465198" w:rsidP="00C91ED5">
      <w:pPr>
        <w:pStyle w:val="Heading2"/>
        <w:numPr>
          <w:ilvl w:val="1"/>
          <w:numId w:val="9"/>
        </w:numPr>
        <w:rPr>
          <w:sz w:val="24"/>
          <w:szCs w:val="24"/>
          <w:u w:val="single"/>
          <w:rtl/>
        </w:rPr>
      </w:pPr>
      <w:r w:rsidRPr="001C734B">
        <w:rPr>
          <w:rFonts w:hint="cs"/>
          <w:sz w:val="24"/>
          <w:szCs w:val="24"/>
          <w:u w:val="single"/>
          <w:rtl/>
        </w:rPr>
        <w:t xml:space="preserve">  </w:t>
      </w:r>
      <w:r w:rsidRPr="00C91ED5">
        <w:rPr>
          <w:sz w:val="24"/>
          <w:szCs w:val="24"/>
          <w:u w:val="single"/>
          <w:rtl/>
        </w:rPr>
        <w:t>תיעוד פנימי לצוות בלבד</w:t>
      </w:r>
    </w:p>
    <w:p w14:paraId="1638EE3F" w14:textId="6EE66854" w:rsidR="00465198" w:rsidRPr="00465198" w:rsidRDefault="00465198" w:rsidP="00465198">
      <w:pPr>
        <w:pStyle w:val="ListParagraph"/>
        <w:ind w:left="792"/>
        <w:rPr>
          <w:b/>
          <w:bCs/>
        </w:rPr>
      </w:pPr>
      <w:r w:rsidRPr="00465198">
        <w:rPr>
          <w:b/>
          <w:bCs/>
          <w:rtl/>
        </w:rPr>
        <w:t>מטרת השדרוג</w:t>
      </w:r>
    </w:p>
    <w:p w14:paraId="21189D5D" w14:textId="77777777" w:rsidR="00465198" w:rsidRPr="00465198" w:rsidRDefault="00465198" w:rsidP="00465198">
      <w:pPr>
        <w:pStyle w:val="ListParagraph"/>
        <w:ind w:left="792"/>
      </w:pPr>
      <w:r w:rsidRPr="00465198">
        <w:rPr>
          <w:rtl/>
        </w:rPr>
        <w:t xml:space="preserve">להוסיף למערכת יכולת לתעד </w:t>
      </w:r>
      <w:r w:rsidRPr="00465198">
        <w:rPr>
          <w:b/>
          <w:bCs/>
          <w:rtl/>
        </w:rPr>
        <w:t>הערות פנימיות וסיכומי טיפול</w:t>
      </w:r>
      <w:r w:rsidRPr="00465198">
        <w:rPr>
          <w:rtl/>
        </w:rPr>
        <w:t xml:space="preserve"> שאינם חשופים ללקוח, לצורך שיתוף ידע, המשכיות בטיפול, ותיעוד מקצועי של תהליכי עבודה בצוות</w:t>
      </w:r>
      <w:r w:rsidRPr="00465198">
        <w:t>.</w:t>
      </w:r>
    </w:p>
    <w:p w14:paraId="4859AE49" w14:textId="77777777" w:rsidR="00465198" w:rsidRPr="00465198" w:rsidRDefault="00FD1300" w:rsidP="00465198">
      <w:pPr>
        <w:pStyle w:val="ListParagraph"/>
        <w:ind w:left="792"/>
      </w:pPr>
      <w:r>
        <w:pict w14:anchorId="22DAE972">
          <v:rect id="_x0000_i1029" style="width:0;height:1.5pt" o:hralign="center" o:hrstd="t" o:hr="t" fillcolor="#a0a0a0" stroked="f"/>
        </w:pict>
      </w:r>
    </w:p>
    <w:p w14:paraId="337FF485" w14:textId="00E6DE87" w:rsidR="00465198" w:rsidRPr="00465198" w:rsidRDefault="00465198" w:rsidP="00465198">
      <w:pPr>
        <w:pStyle w:val="ListParagraph"/>
        <w:ind w:left="792"/>
        <w:rPr>
          <w:b/>
          <w:bCs/>
        </w:rPr>
      </w:pPr>
      <w:r w:rsidRPr="00465198">
        <w:rPr>
          <w:b/>
          <w:bCs/>
          <w:rtl/>
        </w:rPr>
        <w:t>אופן הפעולה</w:t>
      </w:r>
    </w:p>
    <w:p w14:paraId="4ED46F87" w14:textId="381173C5" w:rsidR="00465198" w:rsidRPr="00465198" w:rsidRDefault="00465198" w:rsidP="00465198">
      <w:pPr>
        <w:pStyle w:val="ListParagraph"/>
        <w:numPr>
          <w:ilvl w:val="0"/>
          <w:numId w:val="10"/>
        </w:numPr>
      </w:pPr>
      <w:r>
        <w:rPr>
          <w:rFonts w:hint="cs"/>
          <w:b/>
          <w:bCs/>
          <w:rtl/>
        </w:rPr>
        <w:t xml:space="preserve">עבור </w:t>
      </w:r>
      <w:r w:rsidRPr="00465198">
        <w:rPr>
          <w:b/>
          <w:bCs/>
          <w:rtl/>
        </w:rPr>
        <w:t>כל פנייה</w:t>
      </w:r>
      <w:r w:rsidRPr="00465198">
        <w:rPr>
          <w:rtl/>
        </w:rPr>
        <w:t xml:space="preserve"> </w:t>
      </w:r>
      <w:r w:rsidRPr="00465198">
        <w:t xml:space="preserve">– </w:t>
      </w:r>
      <w:r w:rsidRPr="00465198">
        <w:rPr>
          <w:rtl/>
        </w:rPr>
        <w:t>תהיה אפשרות להזין הערות פנימיות</w:t>
      </w:r>
    </w:p>
    <w:p w14:paraId="46C76662" w14:textId="77777777" w:rsidR="00465198" w:rsidRPr="00465198" w:rsidRDefault="00465198" w:rsidP="00465198">
      <w:pPr>
        <w:pStyle w:val="ListParagraph"/>
        <w:numPr>
          <w:ilvl w:val="0"/>
          <w:numId w:val="10"/>
        </w:numPr>
      </w:pPr>
      <w:r w:rsidRPr="00465198">
        <w:rPr>
          <w:b/>
          <w:bCs/>
          <w:rtl/>
        </w:rPr>
        <w:t>ההערות לא יוצגו ללקוח</w:t>
      </w:r>
      <w:r w:rsidRPr="00465198">
        <w:rPr>
          <w:rtl/>
        </w:rPr>
        <w:t xml:space="preserve"> </w:t>
      </w:r>
      <w:r w:rsidRPr="00465198">
        <w:t xml:space="preserve">– </w:t>
      </w:r>
      <w:r w:rsidRPr="00465198">
        <w:rPr>
          <w:rtl/>
        </w:rPr>
        <w:t>הן לצפייה של נציגים ומנהלים בלבד</w:t>
      </w:r>
    </w:p>
    <w:p w14:paraId="6AAF9D5C" w14:textId="72A9A3F3" w:rsidR="00465198" w:rsidRPr="00465198" w:rsidRDefault="00465198" w:rsidP="00465198">
      <w:pPr>
        <w:pStyle w:val="ListParagraph"/>
        <w:numPr>
          <w:ilvl w:val="0"/>
          <w:numId w:val="10"/>
        </w:numPr>
      </w:pPr>
      <w:r w:rsidRPr="00465198">
        <w:rPr>
          <w:b/>
          <w:bCs/>
          <w:rtl/>
        </w:rPr>
        <w:t>שמירה חיצונית אוטומטית</w:t>
      </w:r>
      <w:r w:rsidRPr="00465198">
        <w:rPr>
          <w:rtl/>
        </w:rPr>
        <w:t xml:space="preserve"> </w:t>
      </w:r>
      <w:r w:rsidRPr="00465198">
        <w:t xml:space="preserve">– </w:t>
      </w:r>
      <w:r w:rsidRPr="00465198">
        <w:rPr>
          <w:rtl/>
        </w:rPr>
        <w:t>עם כל עדכון/הוספת הערה, נשמר</w:t>
      </w:r>
      <w:r>
        <w:rPr>
          <w:rFonts w:hint="cs"/>
          <w:rtl/>
        </w:rPr>
        <w:t>/מתווסף ל</w:t>
      </w:r>
      <w:r w:rsidRPr="00465198">
        <w:rPr>
          <w:rtl/>
        </w:rPr>
        <w:t>קובץ טקסט</w:t>
      </w:r>
      <w:r>
        <w:rPr>
          <w:rFonts w:hint="cs"/>
          <w:rtl/>
        </w:rPr>
        <w:t>.</w:t>
      </w:r>
    </w:p>
    <w:p w14:paraId="50E9D403" w14:textId="77777777" w:rsidR="00465198" w:rsidRDefault="00465198" w:rsidP="00465198">
      <w:pPr>
        <w:pStyle w:val="ListParagraph"/>
        <w:numPr>
          <w:ilvl w:val="0"/>
          <w:numId w:val="10"/>
        </w:numPr>
      </w:pPr>
      <w:r w:rsidRPr="00465198">
        <w:rPr>
          <w:b/>
          <w:bCs/>
          <w:rtl/>
        </w:rPr>
        <w:t>שם הקובץ יהיה קבוע</w:t>
      </w:r>
      <w:r w:rsidRPr="00465198">
        <w:rPr>
          <w:rtl/>
        </w:rPr>
        <w:t xml:space="preserve"> </w:t>
      </w:r>
      <w:r w:rsidRPr="00465198">
        <w:t xml:space="preserve">– </w:t>
      </w:r>
      <w:r w:rsidRPr="00465198">
        <w:rPr>
          <w:rtl/>
        </w:rPr>
        <w:t>לפי המבנה</w:t>
      </w:r>
      <w:r w:rsidRPr="00465198">
        <w:t>:</w:t>
      </w:r>
    </w:p>
    <w:p w14:paraId="401A6D18" w14:textId="77777777" w:rsidR="00465198" w:rsidRDefault="00465198" w:rsidP="00465198">
      <w:pPr>
        <w:pStyle w:val="ListParagraph"/>
        <w:bidi w:val="0"/>
      </w:pPr>
      <w:r>
        <w:rPr>
          <w:rtl/>
        </w:rPr>
        <w:br/>
      </w:r>
      <w:r w:rsidRPr="00465198">
        <w:t>M</w:t>
      </w:r>
      <w:proofErr w:type="gramStart"/>
      <w:r w:rsidRPr="00465198">
        <w:t>_[</w:t>
      </w:r>
      <w:proofErr w:type="gramEnd"/>
      <w:r w:rsidRPr="00465198">
        <w:rPr>
          <w:rtl/>
        </w:rPr>
        <w:t>קוד הפנייה</w:t>
      </w:r>
      <w:r w:rsidRPr="00465198">
        <w:t>].txt</w:t>
      </w:r>
      <w:r w:rsidRPr="00465198">
        <w:br/>
      </w:r>
      <w:r w:rsidRPr="00465198">
        <w:rPr>
          <w:rtl/>
        </w:rPr>
        <w:t>לדוגמה</w:t>
      </w:r>
      <w:r w:rsidRPr="00465198">
        <w:t xml:space="preserve">: </w:t>
      </w:r>
    </w:p>
    <w:p w14:paraId="6E34B181" w14:textId="357762EA" w:rsidR="00465198" w:rsidRPr="00465198" w:rsidRDefault="00465198" w:rsidP="00465198">
      <w:pPr>
        <w:pStyle w:val="ListParagraph"/>
        <w:bidi w:val="0"/>
      </w:pPr>
      <w:r w:rsidRPr="00465198">
        <w:t>M_347912.txt</w:t>
      </w:r>
    </w:p>
    <w:p w14:paraId="209BBB51" w14:textId="77777777" w:rsidR="00465198" w:rsidRPr="00465198" w:rsidRDefault="00FD1300" w:rsidP="00465198">
      <w:pPr>
        <w:pStyle w:val="ListParagraph"/>
        <w:ind w:left="792"/>
      </w:pPr>
      <w:r>
        <w:pict w14:anchorId="3600A533">
          <v:rect id="_x0000_i1030" style="width:0;height:1.5pt" o:hralign="center" o:hrstd="t" o:hr="t" fillcolor="#a0a0a0" stroked="f"/>
        </w:pict>
      </w:r>
    </w:p>
    <w:p w14:paraId="116DE2D4" w14:textId="77777777" w:rsidR="00465198" w:rsidRPr="00465198" w:rsidRDefault="00465198" w:rsidP="00465198">
      <w:pPr>
        <w:pStyle w:val="ListParagraph"/>
        <w:ind w:left="792"/>
        <w:rPr>
          <w:b/>
          <w:bCs/>
        </w:rPr>
      </w:pPr>
      <w:r w:rsidRPr="00465198">
        <w:rPr>
          <w:rFonts w:ascii="Segoe UI Emoji" w:hAnsi="Segoe UI Emoji" w:cs="Segoe UI Emoji"/>
          <w:b/>
          <w:bCs/>
        </w:rPr>
        <w:t>✅</w:t>
      </w:r>
      <w:r w:rsidRPr="00465198">
        <w:rPr>
          <w:b/>
          <w:bCs/>
        </w:rPr>
        <w:t xml:space="preserve"> </w:t>
      </w:r>
      <w:r w:rsidRPr="00465198">
        <w:rPr>
          <w:b/>
          <w:bCs/>
          <w:rtl/>
        </w:rPr>
        <w:t>יתרונות לארגון</w:t>
      </w:r>
    </w:p>
    <w:p w14:paraId="3FA38EAC" w14:textId="77777777" w:rsidR="00465198" w:rsidRPr="00465198" w:rsidRDefault="00465198" w:rsidP="00465198">
      <w:pPr>
        <w:pStyle w:val="ListParagraph"/>
        <w:numPr>
          <w:ilvl w:val="0"/>
          <w:numId w:val="12"/>
        </w:numPr>
      </w:pPr>
      <w:r w:rsidRPr="00465198">
        <w:rPr>
          <w:rtl/>
        </w:rPr>
        <w:t>תיעוד מקצועי פנימי – גם לפניות מורכבות או מתמשכות</w:t>
      </w:r>
    </w:p>
    <w:p w14:paraId="00A5240C" w14:textId="77777777" w:rsidR="00465198" w:rsidRPr="00465198" w:rsidRDefault="00465198" w:rsidP="00465198">
      <w:pPr>
        <w:pStyle w:val="ListParagraph"/>
        <w:numPr>
          <w:ilvl w:val="0"/>
          <w:numId w:val="12"/>
        </w:numPr>
      </w:pPr>
      <w:r w:rsidRPr="00465198">
        <w:rPr>
          <w:rtl/>
        </w:rPr>
        <w:t>המשכיות בין נציגים – כל נציג שנכנס לפנייה רואה מה נכתב לפניו</w:t>
      </w:r>
    </w:p>
    <w:p w14:paraId="5A647F61" w14:textId="77777777" w:rsidR="00465198" w:rsidRPr="00465198" w:rsidRDefault="00465198" w:rsidP="00465198">
      <w:pPr>
        <w:pStyle w:val="ListParagraph"/>
        <w:numPr>
          <w:ilvl w:val="0"/>
          <w:numId w:val="12"/>
        </w:numPr>
      </w:pPr>
      <w:r w:rsidRPr="00465198">
        <w:rPr>
          <w:rtl/>
        </w:rPr>
        <w:t>מניעת טעויות – תיעוד ברור ומרוכז חוסך חיפוש או בלבול</w:t>
      </w:r>
    </w:p>
    <w:p w14:paraId="5C778DB8" w14:textId="77777777" w:rsidR="00465198" w:rsidRPr="00465198" w:rsidRDefault="00465198" w:rsidP="00465198">
      <w:pPr>
        <w:pStyle w:val="ListParagraph"/>
        <w:numPr>
          <w:ilvl w:val="0"/>
          <w:numId w:val="12"/>
        </w:numPr>
      </w:pPr>
      <w:r w:rsidRPr="00465198">
        <w:rPr>
          <w:rtl/>
        </w:rPr>
        <w:t>שמירה חיצונית – מגובה ונשמרת לכל מקרה עתידי</w:t>
      </w:r>
    </w:p>
    <w:p w14:paraId="7184BD35" w14:textId="77777777" w:rsidR="00465198" w:rsidRPr="00465198" w:rsidRDefault="00FD1300" w:rsidP="00465198">
      <w:pPr>
        <w:pStyle w:val="ListParagraph"/>
        <w:ind w:left="792"/>
      </w:pPr>
      <w:r>
        <w:pict w14:anchorId="51CE5391">
          <v:rect id="_x0000_i1031" style="width:0;height:1.5pt" o:hralign="center" o:hrstd="t" o:hr="t" fillcolor="#a0a0a0" stroked="f"/>
        </w:pict>
      </w:r>
    </w:p>
    <w:p w14:paraId="122B5ECB" w14:textId="4E7E3DC3" w:rsidR="00E92946" w:rsidRPr="00465198" w:rsidRDefault="00E92946" w:rsidP="00E92946">
      <w:pPr>
        <w:pStyle w:val="ListParagraph"/>
        <w:ind w:left="792"/>
        <w:rPr>
          <w:b/>
          <w:bCs/>
        </w:rPr>
      </w:pPr>
      <w:r w:rsidRPr="00465198">
        <w:rPr>
          <w:b/>
          <w:bCs/>
        </w:rPr>
        <w:t xml:space="preserve"> </w:t>
      </w:r>
      <w:r w:rsidRPr="00465198">
        <w:rPr>
          <w:b/>
          <w:bCs/>
          <w:rtl/>
        </w:rPr>
        <w:t>פיצ'רים עיקריים שיתווספו למערכת</w:t>
      </w:r>
    </w:p>
    <w:p w14:paraId="0EE65806" w14:textId="2CFC377A" w:rsidR="00E92946" w:rsidRDefault="00E92946" w:rsidP="00E92946">
      <w:pPr>
        <w:pStyle w:val="ListParagraph"/>
        <w:numPr>
          <w:ilvl w:val="0"/>
          <w:numId w:val="11"/>
        </w:numPr>
      </w:pP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חדש השומר עבור פניה את כל ההערות שלה.</w:t>
      </w:r>
    </w:p>
    <w:p w14:paraId="24E04081" w14:textId="5C143948" w:rsidR="00E92946" w:rsidRPr="00465198" w:rsidRDefault="00E92946" w:rsidP="00E92946">
      <w:pPr>
        <w:pStyle w:val="ListParagraph"/>
        <w:numPr>
          <w:ilvl w:val="0"/>
          <w:numId w:val="11"/>
        </w:numPr>
      </w:pPr>
      <w:r w:rsidRPr="00E92946">
        <w:rPr>
          <w:rFonts w:hint="cs"/>
          <w:rtl/>
        </w:rPr>
        <w:t xml:space="preserve">פעולה נוספת בתהליך שרת לקוח </w:t>
      </w:r>
      <w:r w:rsidRPr="00E92946">
        <w:rPr>
          <w:rtl/>
        </w:rPr>
        <w:t>–</w:t>
      </w:r>
      <w:r w:rsidRPr="00E92946">
        <w:rPr>
          <w:rFonts w:hint="cs"/>
          <w:rtl/>
        </w:rPr>
        <w:t xml:space="preserve"> הוספת הערה לפניה</w:t>
      </w:r>
    </w:p>
    <w:p w14:paraId="0C5B93A4" w14:textId="7151C10F" w:rsidR="00465198" w:rsidRPr="00465198" w:rsidRDefault="00465198" w:rsidP="00465198">
      <w:pPr>
        <w:pStyle w:val="ListParagraph"/>
        <w:ind w:left="792"/>
        <w:rPr>
          <w:b/>
          <w:bCs/>
        </w:rPr>
      </w:pPr>
    </w:p>
    <w:p w14:paraId="26AF80FD" w14:textId="77777777" w:rsidR="0099307F" w:rsidRDefault="0099307F" w:rsidP="0099307F">
      <w:pPr>
        <w:pStyle w:val="ListParagraph"/>
        <w:rPr>
          <w:rtl/>
        </w:rPr>
      </w:pPr>
    </w:p>
    <w:p w14:paraId="1040E11B" w14:textId="74EF39EB" w:rsidR="00451819" w:rsidRPr="004E520B" w:rsidRDefault="00451819" w:rsidP="004E520B">
      <w:pPr>
        <w:pStyle w:val="Heading2"/>
        <w:ind w:left="795"/>
        <w:rPr>
          <w:b/>
          <w:bCs/>
          <w:u w:val="single"/>
          <w:rtl/>
        </w:rPr>
      </w:pPr>
      <w:r w:rsidRPr="004E520B">
        <w:rPr>
          <w:rFonts w:hint="cs"/>
          <w:b/>
          <w:bCs/>
          <w:u w:val="single"/>
          <w:rtl/>
        </w:rPr>
        <w:t xml:space="preserve">משימות שדרוג שדורשות </w:t>
      </w:r>
      <w:r w:rsidRPr="004E520B">
        <w:rPr>
          <w:b/>
          <w:bCs/>
          <w:u w:val="single"/>
        </w:rPr>
        <w:t>Design</w:t>
      </w:r>
      <w:r w:rsidRPr="004E520B">
        <w:rPr>
          <w:rFonts w:hint="cs"/>
          <w:b/>
          <w:bCs/>
          <w:u w:val="single"/>
          <w:rtl/>
        </w:rPr>
        <w:t>:</w:t>
      </w:r>
    </w:p>
    <w:p w14:paraId="16AE0282" w14:textId="13E06CB9" w:rsidR="004E520B" w:rsidRPr="001C734B" w:rsidRDefault="004E520B" w:rsidP="001C734B">
      <w:pPr>
        <w:pStyle w:val="Heading2"/>
        <w:numPr>
          <w:ilvl w:val="1"/>
          <w:numId w:val="9"/>
        </w:numPr>
        <w:rPr>
          <w:sz w:val="24"/>
          <w:szCs w:val="24"/>
          <w:u w:val="single"/>
          <w:rtl/>
        </w:rPr>
      </w:pPr>
      <w:r w:rsidRPr="001C734B">
        <w:rPr>
          <w:rFonts w:hint="cs"/>
          <w:sz w:val="24"/>
          <w:szCs w:val="24"/>
          <w:u w:val="single"/>
          <w:rtl/>
        </w:rPr>
        <w:t xml:space="preserve">   </w:t>
      </w:r>
      <w:r w:rsidRPr="001C734B">
        <w:rPr>
          <w:sz w:val="24"/>
          <w:szCs w:val="24"/>
          <w:u w:val="single"/>
          <w:rtl/>
        </w:rPr>
        <w:t xml:space="preserve">שדרוג מערכת: </w:t>
      </w:r>
      <w:r w:rsidR="00D12491">
        <w:rPr>
          <w:rFonts w:hint="cs"/>
          <w:sz w:val="24"/>
          <w:szCs w:val="24"/>
          <w:u w:val="single"/>
          <w:rtl/>
        </w:rPr>
        <w:t>הגבלת שעות הפעילות לשעות העבודה של המשרד</w:t>
      </w:r>
    </w:p>
    <w:p w14:paraId="044C4494" w14:textId="4194C581" w:rsidR="004E520B" w:rsidRDefault="004E520B" w:rsidP="004E520B">
      <w:pPr>
        <w:spacing w:line="256" w:lineRule="auto"/>
        <w:ind w:left="360" w:firstLine="720"/>
        <w:rPr>
          <w:rtl/>
        </w:rPr>
      </w:pPr>
      <w:r>
        <w:rPr>
          <w:rtl/>
        </w:rPr>
        <w:t xml:space="preserve">אלו שינויים תעשי במידה </w:t>
      </w:r>
      <w:r w:rsidR="008302EE">
        <w:rPr>
          <w:rFonts w:hint="cs"/>
          <w:rtl/>
        </w:rPr>
        <w:t xml:space="preserve">ודורשים לאפשר </w:t>
      </w:r>
      <w:r w:rsidR="00D12491">
        <w:rPr>
          <w:rFonts w:hint="cs"/>
          <w:rtl/>
        </w:rPr>
        <w:t>פעילות של הסוכנים רק בשעות העבודה של המשרד</w:t>
      </w:r>
      <w:r>
        <w:rPr>
          <w:rtl/>
        </w:rPr>
        <w:t>?</w:t>
      </w:r>
    </w:p>
    <w:p w14:paraId="2DAE7A3A" w14:textId="75C3B25D" w:rsidR="001C734B" w:rsidRPr="001C734B" w:rsidRDefault="001C734B" w:rsidP="001C734B">
      <w:pPr>
        <w:pStyle w:val="Heading2"/>
        <w:numPr>
          <w:ilvl w:val="1"/>
          <w:numId w:val="9"/>
        </w:numPr>
        <w:rPr>
          <w:sz w:val="24"/>
          <w:szCs w:val="24"/>
          <w:u w:val="single"/>
          <w:rtl/>
        </w:rPr>
      </w:pPr>
      <w:r w:rsidRPr="001C734B">
        <w:rPr>
          <w:rFonts w:hint="cs"/>
          <w:sz w:val="24"/>
          <w:szCs w:val="24"/>
          <w:u w:val="single"/>
          <w:rtl/>
        </w:rPr>
        <w:t xml:space="preserve">   </w:t>
      </w:r>
      <w:r w:rsidRPr="001C734B">
        <w:rPr>
          <w:sz w:val="24"/>
          <w:szCs w:val="24"/>
          <w:u w:val="single"/>
          <w:rtl/>
        </w:rPr>
        <w:t xml:space="preserve">שדרוג מערכת: </w:t>
      </w:r>
      <w:r w:rsidR="00076A44">
        <w:rPr>
          <w:rFonts w:hint="cs"/>
          <w:sz w:val="24"/>
          <w:szCs w:val="24"/>
          <w:u w:val="single"/>
          <w:rtl/>
        </w:rPr>
        <w:t>משך זמן הטיפול בפניה</w:t>
      </w:r>
    </w:p>
    <w:p w14:paraId="1993C7B5" w14:textId="493BC21C" w:rsidR="001C734B" w:rsidRDefault="001C734B" w:rsidP="00197458">
      <w:pPr>
        <w:spacing w:line="256" w:lineRule="auto"/>
        <w:ind w:left="1080"/>
        <w:rPr>
          <w:ins w:id="52" w:author="יעל מקובצקי" w:date="2026-05-26T11:20:00Z"/>
          <w:rtl/>
        </w:rPr>
      </w:pPr>
      <w:r>
        <w:rPr>
          <w:rtl/>
        </w:rPr>
        <w:t xml:space="preserve">אלו שינויים תעשי במידה </w:t>
      </w:r>
      <w:r w:rsidR="00076A44">
        <w:rPr>
          <w:rFonts w:hint="cs"/>
          <w:rtl/>
        </w:rPr>
        <w:t>ויש צורך לאפשר אחזרת משך זמן הטיפול בפניה.</w:t>
      </w:r>
    </w:p>
    <w:p w14:paraId="5356F940" w14:textId="77777777" w:rsidR="00D52488" w:rsidRDefault="00F24CE8" w:rsidP="00D52488">
      <w:pPr>
        <w:pStyle w:val="ListParagraph"/>
        <w:numPr>
          <w:ilvl w:val="0"/>
          <w:numId w:val="19"/>
        </w:numPr>
        <w:spacing w:line="256" w:lineRule="auto"/>
        <w:rPr>
          <w:ins w:id="53" w:author="יעל מקובצקי" w:date="2026-05-26T11:32:00Z"/>
        </w:rPr>
      </w:pPr>
      <w:ins w:id="54" w:author="יעל מקובצקי" w:date="2026-05-26T11:21:00Z">
        <w:r>
          <w:rPr>
            <w:rFonts w:hint="cs"/>
            <w:rtl/>
          </w:rPr>
          <w:t xml:space="preserve">במחלקת פניה אוסיף שדה </w:t>
        </w:r>
        <w:proofErr w:type="spellStart"/>
        <w:r>
          <w:t>handlingDuration</w:t>
        </w:r>
        <w:proofErr w:type="spellEnd"/>
        <w:r>
          <w:rPr>
            <w:rFonts w:hint="cs"/>
            <w:rtl/>
          </w:rPr>
          <w:t xml:space="preserve"> שיאותחל ב0 עבור כל פניה חדשה.</w:t>
        </w:r>
      </w:ins>
    </w:p>
    <w:p w14:paraId="06A7D118" w14:textId="61FA1DD2" w:rsidR="00D52488" w:rsidRDefault="00D52488" w:rsidP="00D52488">
      <w:pPr>
        <w:pStyle w:val="ListParagraph"/>
        <w:spacing w:line="256" w:lineRule="auto"/>
        <w:ind w:left="1440"/>
        <w:rPr>
          <w:ins w:id="55" w:author="יעל מקובצקי" w:date="2026-05-26T11:21:00Z"/>
          <w:rFonts w:hint="cs"/>
          <w:rtl/>
        </w:rPr>
        <w:pPrChange w:id="56" w:author="יעל מקובצקי" w:date="2026-05-26T11:32:00Z">
          <w:pPr>
            <w:spacing w:line="256" w:lineRule="auto"/>
            <w:ind w:left="1080"/>
          </w:pPr>
        </w:pPrChange>
      </w:pPr>
      <w:ins w:id="57" w:author="יעל מקובצקי" w:date="2026-05-26T11:31:00Z">
        <w:r>
          <w:rPr>
            <w:rFonts w:hint="cs"/>
            <w:rtl/>
          </w:rPr>
          <w:t>(כמובן שאעדכן את ה</w:t>
        </w:r>
        <w:proofErr w:type="spellStart"/>
        <w:r>
          <w:t>toString</w:t>
        </w:r>
        <w:proofErr w:type="spellEnd"/>
        <w:r>
          <w:t xml:space="preserve">, getters, setters, </w:t>
        </w:r>
        <w:proofErr w:type="spellStart"/>
        <w:r>
          <w:t>parseD</w:t>
        </w:r>
      </w:ins>
      <w:ins w:id="58" w:author="יעל מקובצקי" w:date="2026-05-26T11:32:00Z">
        <w:r>
          <w:t>ata</w:t>
        </w:r>
        <w:proofErr w:type="spellEnd"/>
        <w:r>
          <w:rPr>
            <w:rFonts w:hint="cs"/>
            <w:rtl/>
          </w:rPr>
          <w:t xml:space="preserve"> וכו' בהתאם)</w:t>
        </w:r>
      </w:ins>
    </w:p>
    <w:p w14:paraId="507E37E8" w14:textId="5853FB6B" w:rsidR="00F24CE8" w:rsidRDefault="00F24CE8" w:rsidP="00D52488">
      <w:pPr>
        <w:pStyle w:val="ListParagraph"/>
        <w:numPr>
          <w:ilvl w:val="0"/>
          <w:numId w:val="19"/>
        </w:numPr>
        <w:spacing w:line="256" w:lineRule="auto"/>
        <w:rPr>
          <w:ins w:id="59" w:author="יעל מקובצקי" w:date="2026-05-26T11:23:00Z"/>
          <w:rtl/>
        </w:rPr>
        <w:pPrChange w:id="60" w:author="יעל מקובצקי" w:date="2026-05-26T11:32:00Z">
          <w:pPr>
            <w:spacing w:line="256" w:lineRule="auto"/>
            <w:ind w:left="1080"/>
          </w:pPr>
        </w:pPrChange>
      </w:pPr>
      <w:ins w:id="61" w:author="יעל מקובצקי" w:date="2026-05-26T11:20:00Z">
        <w:r>
          <w:rPr>
            <w:rFonts w:hint="cs"/>
            <w:rtl/>
          </w:rPr>
          <w:t xml:space="preserve">בפונקציה של טיפול בפניה אוסיף </w:t>
        </w:r>
      </w:ins>
      <w:ins w:id="62" w:author="יעל מקובצקי" w:date="2026-05-26T11:21:00Z">
        <w:r>
          <w:rPr>
            <w:rFonts w:hint="cs"/>
            <w:rtl/>
          </w:rPr>
          <w:t xml:space="preserve">שני משתנים: </w:t>
        </w:r>
        <w:proofErr w:type="spellStart"/>
        <w:r>
          <w:t>handlingBeginningTime</w:t>
        </w:r>
        <w:proofErr w:type="spellEnd"/>
        <w:r>
          <w:rPr>
            <w:rFonts w:hint="cs"/>
            <w:rtl/>
          </w:rPr>
          <w:t xml:space="preserve"> </w:t>
        </w:r>
      </w:ins>
      <w:ins w:id="63" w:author="יעל מקובצקי" w:date="2026-05-26T11:22:00Z">
        <w:r>
          <w:rPr>
            <w:rFonts w:hint="cs"/>
            <w:rtl/>
          </w:rPr>
          <w:t xml:space="preserve">שיקבל את ערך השעה הנוכחית עם תחילת הטיפול בפניה (תחילת הפונקציה) </w:t>
        </w:r>
      </w:ins>
      <w:ins w:id="64" w:author="יעל מקובצקי" w:date="2026-05-26T11:21:00Z">
        <w:r>
          <w:rPr>
            <w:rFonts w:hint="cs"/>
            <w:rtl/>
          </w:rPr>
          <w:t>ו-</w:t>
        </w:r>
        <w:proofErr w:type="spellStart"/>
        <w:r>
          <w:t>handlingEndingTime</w:t>
        </w:r>
      </w:ins>
      <w:proofErr w:type="spellEnd"/>
      <w:ins w:id="65" w:author="יעל מקובצקי" w:date="2026-05-26T11:22:00Z">
        <w:r>
          <w:rPr>
            <w:rFonts w:hint="cs"/>
            <w:rtl/>
          </w:rPr>
          <w:t xml:space="preserve"> שיקבל את ערך השעה הנוכחית בסיום הפונקציה. שורה לפני היציאה מבלוק הפונקציה אני אבצע השמה של </w:t>
        </w:r>
      </w:ins>
      <w:proofErr w:type="spellStart"/>
      <w:ins w:id="66" w:author="יעל מקובצקי" w:date="2026-05-26T11:23:00Z">
        <w:r>
          <w:t>handlingEndingTime-handlingBeginningTime</w:t>
        </w:r>
        <w:proofErr w:type="spellEnd"/>
        <w:r>
          <w:rPr>
            <w:rFonts w:hint="cs"/>
            <w:rtl/>
          </w:rPr>
          <w:t xml:space="preserve"> לתוך </w:t>
        </w:r>
        <w:proofErr w:type="spellStart"/>
        <w:r>
          <w:t>handlingDuration</w:t>
        </w:r>
        <w:proofErr w:type="spellEnd"/>
        <w:r>
          <w:rPr>
            <w:rFonts w:hint="cs"/>
            <w:rtl/>
          </w:rPr>
          <w:t xml:space="preserve"> של הפניה הנוכחית (שבטיפול).</w:t>
        </w:r>
      </w:ins>
    </w:p>
    <w:p w14:paraId="25E1BC00" w14:textId="33AD5B60" w:rsidR="00F24CE8" w:rsidRDefault="00F24CE8" w:rsidP="00D52488">
      <w:pPr>
        <w:pStyle w:val="ListParagraph"/>
        <w:numPr>
          <w:ilvl w:val="0"/>
          <w:numId w:val="19"/>
        </w:numPr>
        <w:spacing w:line="256" w:lineRule="auto"/>
        <w:rPr>
          <w:ins w:id="67" w:author="יעל מקובצקי" w:date="2026-05-26T11:24:00Z"/>
          <w:rtl/>
        </w:rPr>
        <w:pPrChange w:id="68" w:author="יעל מקובצקי" w:date="2026-05-26T11:33:00Z">
          <w:pPr>
            <w:spacing w:line="256" w:lineRule="auto"/>
            <w:ind w:left="1080"/>
          </w:pPr>
        </w:pPrChange>
      </w:pPr>
      <w:ins w:id="69" w:author="יעל מקובצקי" w:date="2026-05-26T11:23:00Z">
        <w:r>
          <w:rPr>
            <w:rFonts w:hint="cs"/>
            <w:rtl/>
          </w:rPr>
          <w:t>ב</w:t>
        </w:r>
        <w:proofErr w:type="spellStart"/>
        <w:r>
          <w:t>enum</w:t>
        </w:r>
        <w:proofErr w:type="spellEnd"/>
        <w:r>
          <w:rPr>
            <w:rFonts w:hint="cs"/>
            <w:rtl/>
          </w:rPr>
          <w:t xml:space="preserve"> של </w:t>
        </w:r>
        <w:proofErr w:type="spellStart"/>
        <w:r>
          <w:t>In</w:t>
        </w:r>
      </w:ins>
      <w:ins w:id="70" w:author="יעל מקובצקי" w:date="2026-05-26T11:24:00Z">
        <w:r>
          <w:t>quiryManagerAction</w:t>
        </w:r>
        <w:proofErr w:type="spellEnd"/>
        <w:r>
          <w:rPr>
            <w:rFonts w:hint="cs"/>
            <w:rtl/>
          </w:rPr>
          <w:t xml:space="preserve"> אוסיף פריט של </w:t>
        </w:r>
        <w:proofErr w:type="spellStart"/>
        <w:r>
          <w:t>getInquiryHandlingDuration</w:t>
        </w:r>
        <w:proofErr w:type="spellEnd"/>
      </w:ins>
    </w:p>
    <w:p w14:paraId="671E159B" w14:textId="7700870A" w:rsidR="00F24CE8" w:rsidRDefault="00F24CE8" w:rsidP="00D52488">
      <w:pPr>
        <w:pStyle w:val="ListParagraph"/>
        <w:numPr>
          <w:ilvl w:val="0"/>
          <w:numId w:val="19"/>
        </w:numPr>
        <w:spacing w:line="256" w:lineRule="auto"/>
        <w:rPr>
          <w:ins w:id="71" w:author="יעל מקובצקי" w:date="2026-05-26T11:24:00Z"/>
          <w:rtl/>
        </w:rPr>
        <w:pPrChange w:id="72" w:author="יעל מקובצקי" w:date="2026-05-26T11:33:00Z">
          <w:pPr>
            <w:spacing w:line="256" w:lineRule="auto"/>
            <w:ind w:left="1080"/>
          </w:pPr>
        </w:pPrChange>
      </w:pPr>
      <w:ins w:id="73" w:author="יעל מקובצקי" w:date="2026-05-26T11:24:00Z">
        <w:r>
          <w:rPr>
            <w:rFonts w:hint="cs"/>
            <w:rtl/>
          </w:rPr>
          <w:t xml:space="preserve">בתפריט בצד הלקוח אוסיף אפשרות של </w:t>
        </w:r>
        <w:proofErr w:type="spellStart"/>
        <w:r>
          <w:t>getInquiryHandlingDuration</w:t>
        </w:r>
        <w:proofErr w:type="spellEnd"/>
        <w:r>
          <w:rPr>
            <w:rFonts w:hint="cs"/>
            <w:rtl/>
          </w:rPr>
          <w:t xml:space="preserve"> שתבצע קלט של קוד פניה ותעביר לשרת</w:t>
        </w:r>
      </w:ins>
    </w:p>
    <w:p w14:paraId="5DC17BF6" w14:textId="77777777" w:rsidR="00D52488" w:rsidRDefault="00F24CE8" w:rsidP="00D52488">
      <w:pPr>
        <w:pStyle w:val="ListParagraph"/>
        <w:numPr>
          <w:ilvl w:val="0"/>
          <w:numId w:val="19"/>
        </w:numPr>
        <w:spacing w:line="256" w:lineRule="auto"/>
        <w:rPr>
          <w:ins w:id="74" w:author="יעל מקובצקי" w:date="2026-05-26T11:33:00Z"/>
        </w:rPr>
      </w:pPr>
      <w:ins w:id="75" w:author="יעל מקובצקי" w:date="2026-05-26T11:25:00Z">
        <w:r>
          <w:rPr>
            <w:rFonts w:hint="cs"/>
            <w:rtl/>
          </w:rPr>
          <w:t xml:space="preserve">בשרת </w:t>
        </w:r>
      </w:ins>
      <w:ins w:id="76" w:author="יעל מקובצקי" w:date="2026-05-26T11:26:00Z">
        <w:r>
          <w:rPr>
            <w:rFonts w:hint="cs"/>
            <w:rtl/>
          </w:rPr>
          <w:t>ב</w:t>
        </w:r>
        <w:r>
          <w:t>switch</w:t>
        </w:r>
        <w:r>
          <w:rPr>
            <w:rFonts w:hint="cs"/>
            <w:rtl/>
          </w:rPr>
          <w:t xml:space="preserve"> של בדיקת בקשת המשתמש אוסיף הפניה לפונקציה </w:t>
        </w:r>
        <w:proofErr w:type="spellStart"/>
        <w:r>
          <w:t>getInquiryHandlingDuration</w:t>
        </w:r>
        <w:proofErr w:type="spellEnd"/>
        <w:r>
          <w:t xml:space="preserve">(int </w:t>
        </w:r>
        <w:proofErr w:type="spellStart"/>
        <w:r>
          <w:t>inquiryCode</w:t>
        </w:r>
        <w:proofErr w:type="spellEnd"/>
        <w:r>
          <w:t>)</w:t>
        </w:r>
        <w:r>
          <w:rPr>
            <w:rFonts w:hint="cs"/>
            <w:rtl/>
          </w:rPr>
          <w:t xml:space="preserve"> ש</w:t>
        </w:r>
      </w:ins>
      <w:ins w:id="77" w:author="יעל מקובצקי" w:date="2026-05-26T11:27:00Z">
        <w:r>
          <w:rPr>
            <w:rFonts w:hint="cs"/>
            <w:rtl/>
          </w:rPr>
          <w:t>:</w:t>
        </w:r>
      </w:ins>
    </w:p>
    <w:p w14:paraId="4CC57C49" w14:textId="77777777" w:rsidR="00D52488" w:rsidRDefault="00F24CE8" w:rsidP="00D52488">
      <w:pPr>
        <w:pStyle w:val="ListParagraph"/>
        <w:spacing w:line="256" w:lineRule="auto"/>
        <w:ind w:left="1440"/>
        <w:rPr>
          <w:ins w:id="78" w:author="יעל מקובצקי" w:date="2026-05-26T11:33:00Z"/>
          <w:rtl/>
        </w:rPr>
      </w:pPr>
      <w:ins w:id="79" w:author="יעל מקובצקי" w:date="2026-05-26T11:27:00Z">
        <w:r>
          <w:rPr>
            <w:rFonts w:hint="cs"/>
            <w:rtl/>
          </w:rPr>
          <w:t xml:space="preserve">תחפש בתור הפניות פניה שהקוד שלה הוא </w:t>
        </w:r>
        <w:proofErr w:type="spellStart"/>
        <w:r>
          <w:t>inquiryCode</w:t>
        </w:r>
        <w:proofErr w:type="spellEnd"/>
        <w:r>
          <w:rPr>
            <w:rFonts w:hint="cs"/>
            <w:rtl/>
          </w:rPr>
          <w:t>. אם נמצאה- הפונקציה תחזיר 0</w:t>
        </w:r>
      </w:ins>
      <w:ins w:id="80" w:author="יעל מקובצקי" w:date="2026-05-26T11:28:00Z">
        <w:r w:rsidR="00D52488">
          <w:rPr>
            <w:rFonts w:hint="cs"/>
            <w:rtl/>
          </w:rPr>
          <w:t xml:space="preserve"> ללקוח </w:t>
        </w:r>
      </w:ins>
      <w:ins w:id="81" w:author="יעל מקובצקי" w:date="2026-05-26T11:27:00Z">
        <w:r>
          <w:rPr>
            <w:rFonts w:hint="cs"/>
            <w:rtl/>
          </w:rPr>
          <w:t>כי הפניה עוד לא טופלה</w:t>
        </w:r>
      </w:ins>
      <w:ins w:id="82" w:author="יעל מקובצקי" w:date="2026-05-26T11:29:00Z">
        <w:r w:rsidR="00D52488">
          <w:rPr>
            <w:rFonts w:hint="cs"/>
            <w:rtl/>
          </w:rPr>
          <w:t>,</w:t>
        </w:r>
        <w:r w:rsidR="00D52488" w:rsidRPr="00D52488">
          <w:rPr>
            <w:rFonts w:hint="cs"/>
            <w:rtl/>
          </w:rPr>
          <w:t xml:space="preserve"> </w:t>
        </w:r>
        <w:r w:rsidR="00D52488">
          <w:rPr>
            <w:rFonts w:hint="cs"/>
            <w:rtl/>
          </w:rPr>
          <w:t xml:space="preserve">עם סטטוס </w:t>
        </w:r>
        <w:r w:rsidR="00D52488">
          <w:t>SUCCESS</w:t>
        </w:r>
        <w:r w:rsidR="00D52488">
          <w:rPr>
            <w:rFonts w:hint="cs"/>
            <w:rtl/>
          </w:rPr>
          <w:t>.</w:t>
        </w:r>
      </w:ins>
    </w:p>
    <w:p w14:paraId="77EC87A3" w14:textId="77777777" w:rsidR="00D52488" w:rsidRDefault="00F24CE8" w:rsidP="00D52488">
      <w:pPr>
        <w:pStyle w:val="ListParagraph"/>
        <w:spacing w:line="256" w:lineRule="auto"/>
        <w:ind w:left="1440"/>
        <w:rPr>
          <w:ins w:id="83" w:author="יעל מקובצקי" w:date="2026-05-26T11:33:00Z"/>
          <w:rtl/>
        </w:rPr>
      </w:pPr>
      <w:ins w:id="84" w:author="יעל מקובצקי" w:date="2026-05-26T11:27:00Z">
        <w:r>
          <w:rPr>
            <w:rFonts w:hint="cs"/>
            <w:rtl/>
          </w:rPr>
          <w:t xml:space="preserve">אם לא נמצאה- </w:t>
        </w:r>
      </w:ins>
      <w:ins w:id="85" w:author="יעל מקובצקי" w:date="2026-05-26T11:28:00Z">
        <w:r>
          <w:rPr>
            <w:rFonts w:hint="cs"/>
            <w:rtl/>
          </w:rPr>
          <w:t xml:space="preserve">הפונקציה תחפש פניה כזו </w:t>
        </w:r>
      </w:ins>
      <w:ins w:id="86" w:author="יעל מקובצקי" w:date="2026-05-26T11:29:00Z">
        <w:r w:rsidR="00D52488">
          <w:rPr>
            <w:rFonts w:hint="cs"/>
            <w:rtl/>
          </w:rPr>
          <w:t>בהיסטוריה ואם תמצא תחזיר ללקוח את ערך ה</w:t>
        </w:r>
        <w:proofErr w:type="spellStart"/>
        <w:r w:rsidR="00D52488">
          <w:t>handlingDuration</w:t>
        </w:r>
        <w:proofErr w:type="spellEnd"/>
        <w:r w:rsidR="00D52488">
          <w:rPr>
            <w:rFonts w:hint="cs"/>
            <w:rtl/>
          </w:rPr>
          <w:t xml:space="preserve"> שלה עם סטטוס </w:t>
        </w:r>
        <w:r w:rsidR="00D52488">
          <w:t>SUCCESS</w:t>
        </w:r>
        <w:r w:rsidR="00D52488">
          <w:rPr>
            <w:rFonts w:hint="cs"/>
            <w:rtl/>
          </w:rPr>
          <w:t>.</w:t>
        </w:r>
      </w:ins>
    </w:p>
    <w:p w14:paraId="656421EC" w14:textId="64464C5D" w:rsidR="00D52488" w:rsidRDefault="00D52488" w:rsidP="00D52488">
      <w:pPr>
        <w:pStyle w:val="ListParagraph"/>
        <w:spacing w:line="256" w:lineRule="auto"/>
        <w:ind w:left="1440"/>
        <w:rPr>
          <w:rFonts w:hint="cs"/>
          <w:rtl/>
        </w:rPr>
        <w:pPrChange w:id="87" w:author="יעל מקובצקי" w:date="2026-05-26T11:33:00Z">
          <w:pPr>
            <w:spacing w:line="256" w:lineRule="auto"/>
            <w:ind w:left="1080"/>
          </w:pPr>
        </w:pPrChange>
      </w:pPr>
      <w:ins w:id="88" w:author="יעל מקובצקי" w:date="2026-05-26T11:29:00Z">
        <w:r>
          <w:rPr>
            <w:rFonts w:hint="cs"/>
            <w:rtl/>
          </w:rPr>
          <w:t xml:space="preserve">אם גם בהיסטוריה לא נמצאה פניה הפונקציה תחפש אם הפניה </w:t>
        </w:r>
      </w:ins>
      <w:ins w:id="89" w:author="יעל מקובצקי" w:date="2026-05-26T11:30:00Z">
        <w:r>
          <w:rPr>
            <w:rFonts w:hint="cs"/>
            <w:rtl/>
          </w:rPr>
          <w:t xml:space="preserve">קיימת בקבצים ואם כן תחזיר </w:t>
        </w:r>
        <w:r>
          <w:t>FAIL</w:t>
        </w:r>
        <w:r>
          <w:rPr>
            <w:rFonts w:hint="cs"/>
            <w:rtl/>
          </w:rPr>
          <w:t xml:space="preserve"> עם הודעה שהפניה באמצע טיפול ואם היא לא קיימת בקבצים תחזיר ללקוח </w:t>
        </w:r>
      </w:ins>
      <w:ins w:id="90" w:author="יעל מקובצקי" w:date="2026-05-26T11:31:00Z">
        <w:r>
          <w:t>FAIL</w:t>
        </w:r>
        <w:r>
          <w:rPr>
            <w:rFonts w:hint="cs"/>
            <w:rtl/>
          </w:rPr>
          <w:t xml:space="preserve"> עם הודעה שלא קיימת פניה עם קוד </w:t>
        </w:r>
        <w:proofErr w:type="spellStart"/>
        <w:r>
          <w:t>inquiryCode</w:t>
        </w:r>
        <w:proofErr w:type="spellEnd"/>
        <w:r>
          <w:rPr>
            <w:rFonts w:hint="cs"/>
            <w:rtl/>
          </w:rPr>
          <w:t>.</w:t>
        </w:r>
      </w:ins>
    </w:p>
    <w:p w14:paraId="722E3F67" w14:textId="77777777" w:rsidR="00C91ED5" w:rsidRDefault="00C91ED5" w:rsidP="00C91ED5">
      <w:pPr>
        <w:pStyle w:val="Heading2"/>
        <w:ind w:left="795"/>
      </w:pPr>
    </w:p>
    <w:p w14:paraId="23D9CB2D" w14:textId="48655302" w:rsidR="00C74295" w:rsidRPr="00C74295" w:rsidRDefault="00C74295" w:rsidP="00C74295">
      <w:pPr>
        <w:pStyle w:val="Heading2"/>
        <w:numPr>
          <w:ilvl w:val="0"/>
          <w:numId w:val="9"/>
        </w:numPr>
      </w:pPr>
      <w:r w:rsidRPr="00C74295">
        <w:rPr>
          <w:rFonts w:hint="cs"/>
          <w:rtl/>
        </w:rPr>
        <w:t>משימות שיפור הקוד</w:t>
      </w:r>
    </w:p>
    <w:p w14:paraId="1D0808BB" w14:textId="7B9525D8" w:rsidR="0099307F" w:rsidRPr="000A3666" w:rsidRDefault="0099307F" w:rsidP="00C74295">
      <w:pPr>
        <w:pStyle w:val="ListParagraph"/>
        <w:ind w:left="360"/>
        <w:rPr>
          <w:b/>
          <w:bCs/>
        </w:rPr>
      </w:pPr>
      <w:r w:rsidRPr="000A3666">
        <w:rPr>
          <w:rFonts w:hint="cs"/>
          <w:b/>
          <w:bCs/>
          <w:rtl/>
        </w:rPr>
        <w:t>בצעי 3 מהמשימות</w:t>
      </w:r>
    </w:p>
    <w:p w14:paraId="3A53F41D" w14:textId="77777777" w:rsidR="0099307F" w:rsidRPr="00C91ED5" w:rsidRDefault="0099307F" w:rsidP="00C91ED5">
      <w:pPr>
        <w:pStyle w:val="Heading2"/>
        <w:numPr>
          <w:ilvl w:val="0"/>
          <w:numId w:val="16"/>
        </w:numPr>
        <w:rPr>
          <w:sz w:val="24"/>
          <w:szCs w:val="24"/>
          <w:u w:val="single"/>
        </w:rPr>
      </w:pPr>
      <w:r w:rsidRPr="00C91ED5">
        <w:rPr>
          <w:rFonts w:hint="cs"/>
          <w:sz w:val="24"/>
          <w:szCs w:val="24"/>
          <w:u w:val="single"/>
          <w:rtl/>
        </w:rPr>
        <w:lastRenderedPageBreak/>
        <w:t>מצאי באג בפרויקט ותקני אותו</w:t>
      </w:r>
    </w:p>
    <w:p w14:paraId="41C8C511" w14:textId="77777777" w:rsidR="0099307F" w:rsidRPr="000A3666" w:rsidRDefault="0099307F" w:rsidP="0099307F">
      <w:pPr>
        <w:pStyle w:val="ListParagraph"/>
        <w:ind w:left="792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 xml:space="preserve">שם </w:t>
      </w:r>
      <w:proofErr w:type="spellStart"/>
      <w:r w:rsidRPr="000A3666">
        <w:rPr>
          <w:rFonts w:hint="cs"/>
          <w:b/>
          <w:bCs/>
          <w:u w:val="single"/>
          <w:rtl/>
        </w:rPr>
        <w:t>הבראנץ</w:t>
      </w:r>
      <w:proofErr w:type="spellEnd"/>
      <w:r w:rsidRPr="000A3666">
        <w:rPr>
          <w:rFonts w:hint="cs"/>
          <w:b/>
          <w:bCs/>
          <w:u w:val="single"/>
          <w:rtl/>
        </w:rPr>
        <w:t>:</w:t>
      </w:r>
    </w:p>
    <w:p w14:paraId="4E3CF06C" w14:textId="77777777" w:rsidR="0099307F" w:rsidRPr="00C91ED5" w:rsidRDefault="0099307F" w:rsidP="00C91ED5">
      <w:pPr>
        <w:pStyle w:val="Heading2"/>
        <w:numPr>
          <w:ilvl w:val="0"/>
          <w:numId w:val="16"/>
        </w:numPr>
        <w:rPr>
          <w:sz w:val="24"/>
          <w:szCs w:val="24"/>
          <w:u w:val="single"/>
        </w:rPr>
      </w:pPr>
      <w:r w:rsidRPr="00C91ED5">
        <w:rPr>
          <w:rFonts w:hint="cs"/>
          <w:sz w:val="24"/>
          <w:szCs w:val="24"/>
          <w:u w:val="single"/>
          <w:rtl/>
        </w:rPr>
        <w:t>מצאי מקום לשפר את ההערות למשתמש ותקני</w:t>
      </w:r>
    </w:p>
    <w:p w14:paraId="12E03182" w14:textId="77777777" w:rsidR="0099307F" w:rsidRPr="000A3666" w:rsidRDefault="0099307F" w:rsidP="0099307F">
      <w:pPr>
        <w:pStyle w:val="ListParagraph"/>
        <w:ind w:left="360" w:firstLine="360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 xml:space="preserve">שם </w:t>
      </w:r>
      <w:proofErr w:type="spellStart"/>
      <w:r w:rsidRPr="000A3666">
        <w:rPr>
          <w:rFonts w:hint="cs"/>
          <w:b/>
          <w:bCs/>
          <w:u w:val="single"/>
          <w:rtl/>
        </w:rPr>
        <w:t>הבראנץ</w:t>
      </w:r>
      <w:proofErr w:type="spellEnd"/>
      <w:r w:rsidRPr="000A3666">
        <w:rPr>
          <w:rFonts w:hint="cs"/>
          <w:b/>
          <w:bCs/>
          <w:u w:val="single"/>
          <w:rtl/>
        </w:rPr>
        <w:t>:</w:t>
      </w:r>
    </w:p>
    <w:p w14:paraId="3DD80CA3" w14:textId="73D20070" w:rsidR="0099307F" w:rsidRPr="00C91ED5" w:rsidRDefault="001B0809" w:rsidP="00C91ED5">
      <w:pPr>
        <w:pStyle w:val="Heading2"/>
        <w:numPr>
          <w:ilvl w:val="0"/>
          <w:numId w:val="16"/>
        </w:numPr>
        <w:rPr>
          <w:sz w:val="24"/>
          <w:szCs w:val="24"/>
          <w:u w:val="single"/>
        </w:rPr>
      </w:pPr>
      <w:r w:rsidRPr="00C91ED5">
        <w:rPr>
          <w:rFonts w:hint="cs"/>
          <w:sz w:val="24"/>
          <w:szCs w:val="24"/>
          <w:u w:val="single"/>
          <w:rtl/>
        </w:rPr>
        <w:t>מצאי מקרי קצה שלא טופל ותקני</w:t>
      </w:r>
    </w:p>
    <w:p w14:paraId="24699CD6" w14:textId="77777777" w:rsidR="0099307F" w:rsidRPr="000A3666" w:rsidRDefault="0099307F" w:rsidP="0099307F">
      <w:pPr>
        <w:pStyle w:val="ListParagraph"/>
        <w:ind w:left="360" w:firstLine="360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 xml:space="preserve">שם </w:t>
      </w:r>
      <w:proofErr w:type="spellStart"/>
      <w:r w:rsidRPr="000A3666">
        <w:rPr>
          <w:rFonts w:hint="cs"/>
          <w:b/>
          <w:bCs/>
          <w:u w:val="single"/>
          <w:rtl/>
        </w:rPr>
        <w:t>הבראנץ</w:t>
      </w:r>
      <w:proofErr w:type="spellEnd"/>
      <w:r w:rsidRPr="000A3666">
        <w:rPr>
          <w:rFonts w:hint="cs"/>
          <w:b/>
          <w:bCs/>
          <w:u w:val="single"/>
          <w:rtl/>
        </w:rPr>
        <w:t>:</w:t>
      </w:r>
    </w:p>
    <w:p w14:paraId="02B28C7F" w14:textId="56D92201" w:rsidR="0099307F" w:rsidRPr="00C91ED5" w:rsidRDefault="001B0809" w:rsidP="00C91ED5">
      <w:pPr>
        <w:pStyle w:val="Heading2"/>
        <w:numPr>
          <w:ilvl w:val="0"/>
          <w:numId w:val="16"/>
        </w:numPr>
        <w:rPr>
          <w:sz w:val="24"/>
          <w:szCs w:val="24"/>
          <w:u w:val="single"/>
        </w:rPr>
      </w:pPr>
      <w:r w:rsidRPr="00C91ED5">
        <w:rPr>
          <w:rFonts w:hint="cs"/>
          <w:sz w:val="24"/>
          <w:szCs w:val="24"/>
          <w:u w:val="single"/>
          <w:rtl/>
        </w:rPr>
        <w:t>הוסיפי/שפרי קוד של ניהול טיפול בשגיאות</w:t>
      </w:r>
    </w:p>
    <w:p w14:paraId="16C493F2" w14:textId="77777777" w:rsidR="0099307F" w:rsidRDefault="0099307F" w:rsidP="0099307F">
      <w:pPr>
        <w:pStyle w:val="ListParagraph"/>
        <w:ind w:left="360" w:firstLine="360"/>
        <w:rPr>
          <w:b/>
          <w:bCs/>
          <w:u w:val="single"/>
          <w:rtl/>
        </w:rPr>
      </w:pPr>
      <w:r w:rsidRPr="000A3666">
        <w:rPr>
          <w:rFonts w:hint="cs"/>
          <w:b/>
          <w:bCs/>
          <w:u w:val="single"/>
          <w:rtl/>
        </w:rPr>
        <w:t xml:space="preserve">שם </w:t>
      </w:r>
      <w:proofErr w:type="spellStart"/>
      <w:r w:rsidRPr="000A3666">
        <w:rPr>
          <w:rFonts w:hint="cs"/>
          <w:b/>
          <w:bCs/>
          <w:u w:val="single"/>
          <w:rtl/>
        </w:rPr>
        <w:t>הבראנץ</w:t>
      </w:r>
      <w:proofErr w:type="spellEnd"/>
      <w:r w:rsidRPr="000A3666">
        <w:rPr>
          <w:rFonts w:hint="cs"/>
          <w:b/>
          <w:bCs/>
          <w:u w:val="single"/>
          <w:rtl/>
        </w:rPr>
        <w:t>:</w:t>
      </w:r>
    </w:p>
    <w:p w14:paraId="3AD50258" w14:textId="3979A3B4" w:rsidR="00932DBC" w:rsidRPr="00932DBC" w:rsidRDefault="00932DBC" w:rsidP="00932DBC">
      <w:pPr>
        <w:pStyle w:val="Heading2"/>
        <w:numPr>
          <w:ilvl w:val="0"/>
          <w:numId w:val="16"/>
        </w:numPr>
        <w:rPr>
          <w:sz w:val="24"/>
          <w:szCs w:val="24"/>
          <w:u w:val="single"/>
          <w:rtl/>
        </w:rPr>
      </w:pPr>
      <w:r w:rsidRPr="00932DBC">
        <w:rPr>
          <w:sz w:val="24"/>
          <w:szCs w:val="24"/>
          <w:u w:val="single"/>
          <w:rtl/>
        </w:rPr>
        <w:t>בצעי שינוי של שיפור הקוד בפרויקט</w:t>
      </w:r>
    </w:p>
    <w:p w14:paraId="0E6C5A0D" w14:textId="5401E2B9" w:rsidR="0099307F" w:rsidRDefault="0099307F" w:rsidP="00932DBC">
      <w:pPr>
        <w:pStyle w:val="ListParagraph"/>
        <w:ind w:left="792"/>
      </w:pPr>
      <w:r>
        <w:rPr>
          <w:rFonts w:hint="cs"/>
          <w:rtl/>
        </w:rPr>
        <w:t>שינוי שמות של פונקציות לברורות יותר או שינוי שמות משתמשים או לקחת פונקציה ארוכה מדי ולחלק אותה לפונקציות קטנות עם שמות של משמעות מה הפונקציה עושה.</w:t>
      </w:r>
    </w:p>
    <w:p w14:paraId="6DC75280" w14:textId="089561EC" w:rsidR="0099307F" w:rsidRDefault="0099307F" w:rsidP="0099307F">
      <w:pPr>
        <w:pStyle w:val="ListParagraph"/>
        <w:ind w:left="360" w:firstLine="360"/>
        <w:rPr>
          <w:b/>
          <w:bCs/>
          <w:u w:val="single"/>
          <w:rtl/>
        </w:rPr>
      </w:pPr>
      <w:r w:rsidRPr="000A3666">
        <w:rPr>
          <w:rFonts w:hint="cs"/>
          <w:b/>
          <w:bCs/>
          <w:u w:val="single"/>
          <w:rtl/>
        </w:rPr>
        <w:t xml:space="preserve">שם </w:t>
      </w:r>
      <w:proofErr w:type="spellStart"/>
      <w:r w:rsidRPr="000A3666">
        <w:rPr>
          <w:rFonts w:hint="cs"/>
          <w:b/>
          <w:bCs/>
          <w:u w:val="single"/>
          <w:rtl/>
        </w:rPr>
        <w:t>הבראנץ</w:t>
      </w:r>
      <w:proofErr w:type="spellEnd"/>
      <w:r w:rsidRPr="000A3666">
        <w:rPr>
          <w:rFonts w:hint="cs"/>
          <w:b/>
          <w:bCs/>
          <w:u w:val="single"/>
          <w:rtl/>
        </w:rPr>
        <w:t>:</w:t>
      </w:r>
      <w:ins w:id="91" w:author="יעל מקובצקי" w:date="2026-05-26T11:57:00Z">
        <w:r w:rsidR="00AF6B62">
          <w:rPr>
            <w:rFonts w:hint="cs"/>
            <w:b/>
            <w:bCs/>
            <w:u w:val="single"/>
            <w:rtl/>
          </w:rPr>
          <w:t xml:space="preserve"> </w:t>
        </w:r>
      </w:ins>
    </w:p>
    <w:p w14:paraId="439C0460" w14:textId="77777777" w:rsidR="0099307F" w:rsidRDefault="0099307F" w:rsidP="0099307F">
      <w:pPr>
        <w:pStyle w:val="ListParagraph"/>
        <w:ind w:left="792"/>
        <w:rPr>
          <w:rtl/>
        </w:rPr>
      </w:pPr>
    </w:p>
    <w:p w14:paraId="5360BCED" w14:textId="77777777" w:rsidR="0099307F" w:rsidRDefault="0099307F" w:rsidP="0099307F">
      <w:pPr>
        <w:pStyle w:val="ListParagraph"/>
        <w:rPr>
          <w:rtl/>
        </w:rPr>
      </w:pPr>
    </w:p>
    <w:p w14:paraId="49788013" w14:textId="2723BD5D" w:rsidR="00932DBC" w:rsidRPr="00C74295" w:rsidRDefault="00932DBC" w:rsidP="00932DBC">
      <w:pPr>
        <w:pStyle w:val="Heading2"/>
        <w:numPr>
          <w:ilvl w:val="0"/>
          <w:numId w:val="9"/>
        </w:numPr>
        <w:ind w:left="360"/>
      </w:pPr>
      <w:r>
        <w:rPr>
          <w:rFonts w:hint="cs"/>
          <w:rtl/>
        </w:rPr>
        <w:t>משימת הוספת פונקציונאליות בתהליך שרת לקוח</w:t>
      </w:r>
    </w:p>
    <w:p w14:paraId="5194D3BC" w14:textId="77777777" w:rsidR="0099307F" w:rsidRPr="000A3666" w:rsidRDefault="0099307F" w:rsidP="00932DBC">
      <w:pPr>
        <w:pStyle w:val="ListParagraph"/>
        <w:ind w:left="360"/>
        <w:rPr>
          <w:b/>
          <w:bCs/>
        </w:rPr>
      </w:pPr>
      <w:r w:rsidRPr="000A3666">
        <w:rPr>
          <w:rFonts w:hint="cs"/>
          <w:b/>
          <w:bCs/>
          <w:rtl/>
        </w:rPr>
        <w:t xml:space="preserve">בצעי </w:t>
      </w:r>
      <w:r>
        <w:rPr>
          <w:rFonts w:hint="cs"/>
          <w:b/>
          <w:bCs/>
          <w:rtl/>
        </w:rPr>
        <w:t>1</w:t>
      </w:r>
      <w:r w:rsidRPr="000A3666">
        <w:rPr>
          <w:rFonts w:hint="cs"/>
          <w:b/>
          <w:bCs/>
          <w:rtl/>
        </w:rPr>
        <w:t xml:space="preserve"> מהמשימות</w:t>
      </w:r>
    </w:p>
    <w:p w14:paraId="4C68BAF2" w14:textId="77777777" w:rsidR="0099307F" w:rsidRDefault="0099307F" w:rsidP="0099307F">
      <w:pPr>
        <w:pStyle w:val="ListParagraph"/>
        <w:ind w:left="360"/>
        <w:rPr>
          <w:rtl/>
        </w:rPr>
      </w:pPr>
    </w:p>
    <w:p w14:paraId="70A3FBA8" w14:textId="7E4B7064" w:rsidR="00683C5D" w:rsidRPr="00C91ED5" w:rsidRDefault="006F7BFB" w:rsidP="00FE5F36">
      <w:pPr>
        <w:pStyle w:val="Heading2"/>
        <w:numPr>
          <w:ilvl w:val="0"/>
          <w:numId w:val="17"/>
        </w:numPr>
        <w:rPr>
          <w:sz w:val="24"/>
          <w:szCs w:val="24"/>
          <w:u w:val="single"/>
        </w:rPr>
      </w:pPr>
      <w:r>
        <w:rPr>
          <w:rFonts w:hint="cs"/>
          <w:sz w:val="24"/>
          <w:szCs w:val="24"/>
          <w:u w:val="single"/>
          <w:rtl/>
        </w:rPr>
        <w:t xml:space="preserve">בדיקת מספר הנציגים </w:t>
      </w:r>
      <w:r w:rsidR="004359C1">
        <w:rPr>
          <w:rFonts w:hint="cs"/>
          <w:sz w:val="24"/>
          <w:szCs w:val="24"/>
          <w:u w:val="single"/>
          <w:rtl/>
        </w:rPr>
        <w:t>הקיימים במערכת</w:t>
      </w:r>
    </w:p>
    <w:p w14:paraId="60C39456" w14:textId="74BBE350" w:rsidR="006F7BFB" w:rsidRPr="006F7BFB" w:rsidRDefault="006F7BFB" w:rsidP="00683C5D">
      <w:pPr>
        <w:pStyle w:val="ListParagraph"/>
        <w:ind w:left="792"/>
        <w:rPr>
          <w:rtl/>
        </w:rPr>
      </w:pPr>
      <w:r>
        <w:rPr>
          <w:rFonts w:hint="cs"/>
          <w:rtl/>
        </w:rPr>
        <w:t xml:space="preserve">הוסיפי לפרויקט שירות </w:t>
      </w:r>
      <w:r w:rsidR="004359C1">
        <w:rPr>
          <w:rFonts w:hint="cs"/>
          <w:rtl/>
        </w:rPr>
        <w:t xml:space="preserve">המחזיר כמה סוכנים יש </w:t>
      </w:r>
      <w:r>
        <w:rPr>
          <w:rFonts w:hint="cs"/>
          <w:rtl/>
        </w:rPr>
        <w:t>במערכת.</w:t>
      </w:r>
    </w:p>
    <w:p w14:paraId="5DFA563D" w14:textId="4C5129F6" w:rsidR="00683C5D" w:rsidRPr="000A3666" w:rsidRDefault="00683C5D" w:rsidP="00683C5D">
      <w:pPr>
        <w:pStyle w:val="ListParagraph"/>
        <w:ind w:left="792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 xml:space="preserve">שם </w:t>
      </w:r>
      <w:proofErr w:type="spellStart"/>
      <w:r w:rsidRPr="000A3666">
        <w:rPr>
          <w:rFonts w:hint="cs"/>
          <w:b/>
          <w:bCs/>
          <w:u w:val="single"/>
          <w:rtl/>
        </w:rPr>
        <w:t>הבראנץ</w:t>
      </w:r>
      <w:proofErr w:type="spellEnd"/>
      <w:r w:rsidRPr="000A3666">
        <w:rPr>
          <w:rFonts w:hint="cs"/>
          <w:b/>
          <w:bCs/>
          <w:u w:val="single"/>
          <w:rtl/>
        </w:rPr>
        <w:t>:</w:t>
      </w:r>
    </w:p>
    <w:p w14:paraId="67CB45E3" w14:textId="6D8B2E16" w:rsidR="00683C5D" w:rsidRPr="00C91ED5" w:rsidRDefault="00E35251" w:rsidP="00FE5F36">
      <w:pPr>
        <w:pStyle w:val="Heading2"/>
        <w:numPr>
          <w:ilvl w:val="0"/>
          <w:numId w:val="17"/>
        </w:numPr>
        <w:rPr>
          <w:sz w:val="24"/>
          <w:szCs w:val="24"/>
          <w:u w:val="single"/>
        </w:rPr>
      </w:pPr>
      <w:r>
        <w:rPr>
          <w:rFonts w:hint="cs"/>
          <w:sz w:val="24"/>
          <w:szCs w:val="24"/>
          <w:u w:val="single"/>
          <w:rtl/>
        </w:rPr>
        <w:t>מספר הפניות שטופלו בחודש האחרון</w:t>
      </w:r>
    </w:p>
    <w:p w14:paraId="0DF46BC0" w14:textId="6C8A6B6C" w:rsidR="006F7BFB" w:rsidRPr="006F7BFB" w:rsidRDefault="006F7BFB" w:rsidP="00683C5D">
      <w:pPr>
        <w:pStyle w:val="ListParagraph"/>
        <w:ind w:left="360" w:firstLine="360"/>
        <w:rPr>
          <w:rtl/>
        </w:rPr>
      </w:pPr>
      <w:r>
        <w:rPr>
          <w:rFonts w:hint="cs"/>
          <w:rtl/>
        </w:rPr>
        <w:t xml:space="preserve">הוסיפי לפרויקט </w:t>
      </w:r>
      <w:r w:rsidR="004C52A9">
        <w:rPr>
          <w:rFonts w:hint="cs"/>
          <w:rtl/>
        </w:rPr>
        <w:t xml:space="preserve">שירות </w:t>
      </w:r>
      <w:r w:rsidR="00E35251">
        <w:rPr>
          <w:rFonts w:hint="cs"/>
          <w:rtl/>
        </w:rPr>
        <w:t>להחזרת מ</w:t>
      </w:r>
      <w:r w:rsidR="004C52A9">
        <w:rPr>
          <w:rFonts w:hint="cs"/>
          <w:rtl/>
        </w:rPr>
        <w:t>ס</w:t>
      </w:r>
      <w:r w:rsidR="00E35251">
        <w:rPr>
          <w:rFonts w:hint="cs"/>
          <w:rtl/>
        </w:rPr>
        <w:t>פר הפניות שטופלו בחודש האחרון</w:t>
      </w:r>
    </w:p>
    <w:p w14:paraId="7C450C99" w14:textId="047EAA39" w:rsidR="00683C5D" w:rsidRPr="000A3666" w:rsidRDefault="00683C5D" w:rsidP="00683C5D">
      <w:pPr>
        <w:pStyle w:val="ListParagraph"/>
        <w:ind w:left="360" w:firstLine="360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 xml:space="preserve">שם </w:t>
      </w:r>
      <w:proofErr w:type="spellStart"/>
      <w:r w:rsidRPr="000A3666">
        <w:rPr>
          <w:rFonts w:hint="cs"/>
          <w:b/>
          <w:bCs/>
          <w:u w:val="single"/>
          <w:rtl/>
        </w:rPr>
        <w:t>הבראנץ</w:t>
      </w:r>
      <w:proofErr w:type="spellEnd"/>
      <w:r w:rsidRPr="000A3666">
        <w:rPr>
          <w:rFonts w:hint="cs"/>
          <w:b/>
          <w:bCs/>
          <w:u w:val="single"/>
          <w:rtl/>
        </w:rPr>
        <w:t>:</w:t>
      </w:r>
    </w:p>
    <w:p w14:paraId="00014272" w14:textId="21EF39DA" w:rsidR="00683C5D" w:rsidRPr="00C91ED5" w:rsidRDefault="006F7BFB" w:rsidP="00FE5F36">
      <w:pPr>
        <w:pStyle w:val="Heading2"/>
        <w:numPr>
          <w:ilvl w:val="0"/>
          <w:numId w:val="17"/>
        </w:numPr>
        <w:rPr>
          <w:sz w:val="24"/>
          <w:szCs w:val="24"/>
          <w:u w:val="single"/>
        </w:rPr>
      </w:pPr>
      <w:r>
        <w:rPr>
          <w:rFonts w:hint="cs"/>
          <w:sz w:val="24"/>
          <w:szCs w:val="24"/>
          <w:u w:val="single"/>
          <w:rtl/>
        </w:rPr>
        <w:t>אחזרת מספר פניות מסוג מסוים</w:t>
      </w:r>
    </w:p>
    <w:p w14:paraId="421104BA" w14:textId="055E6136" w:rsidR="006F7BFB" w:rsidRPr="006F7BFB" w:rsidRDefault="006F7BFB" w:rsidP="00683C5D">
      <w:pPr>
        <w:pStyle w:val="ListParagraph"/>
        <w:ind w:left="360" w:firstLine="360"/>
        <w:rPr>
          <w:rtl/>
        </w:rPr>
      </w:pPr>
      <w:r w:rsidRPr="006F7BFB">
        <w:rPr>
          <w:rFonts w:hint="cs"/>
          <w:rtl/>
        </w:rPr>
        <w:t>הוסיפ</w:t>
      </w:r>
      <w:r>
        <w:rPr>
          <w:rFonts w:hint="cs"/>
          <w:rtl/>
        </w:rPr>
        <w:t xml:space="preserve">י לפרויקט שירות המקבל סוג פניה </w:t>
      </w:r>
      <w:r w:rsidR="00C261E4">
        <w:rPr>
          <w:rFonts w:hint="cs"/>
          <w:rtl/>
        </w:rPr>
        <w:t>ומחזיר את מספר הפניות הפעילות במערכת מסוג זה.</w:t>
      </w:r>
    </w:p>
    <w:p w14:paraId="4B5EC271" w14:textId="0093D2F7" w:rsidR="00683C5D" w:rsidRPr="000A3666" w:rsidRDefault="00683C5D" w:rsidP="00683C5D">
      <w:pPr>
        <w:pStyle w:val="ListParagraph"/>
        <w:ind w:left="360" w:firstLine="360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 xml:space="preserve">שם </w:t>
      </w:r>
      <w:proofErr w:type="spellStart"/>
      <w:r w:rsidRPr="000A3666">
        <w:rPr>
          <w:rFonts w:hint="cs"/>
          <w:b/>
          <w:bCs/>
          <w:u w:val="single"/>
          <w:rtl/>
        </w:rPr>
        <w:t>הבראנץ</w:t>
      </w:r>
      <w:proofErr w:type="spellEnd"/>
      <w:r w:rsidRPr="000A3666">
        <w:rPr>
          <w:rFonts w:hint="cs"/>
          <w:b/>
          <w:bCs/>
          <w:u w:val="single"/>
          <w:rtl/>
        </w:rPr>
        <w:t>:</w:t>
      </w:r>
    </w:p>
    <w:p w14:paraId="67748CF5" w14:textId="6CBB56A5" w:rsidR="00C261E4" w:rsidRPr="00C91ED5" w:rsidRDefault="00C261E4" w:rsidP="00FE5F36">
      <w:pPr>
        <w:pStyle w:val="Heading2"/>
        <w:numPr>
          <w:ilvl w:val="0"/>
          <w:numId w:val="17"/>
        </w:numPr>
        <w:rPr>
          <w:sz w:val="24"/>
          <w:szCs w:val="24"/>
          <w:u w:val="single"/>
        </w:rPr>
      </w:pPr>
      <w:r>
        <w:rPr>
          <w:rFonts w:hint="cs"/>
          <w:sz w:val="24"/>
          <w:szCs w:val="24"/>
          <w:u w:val="single"/>
          <w:rtl/>
        </w:rPr>
        <w:t xml:space="preserve">אחזרת מספר פניות </w:t>
      </w:r>
      <w:r w:rsidR="004F6064">
        <w:rPr>
          <w:rFonts w:hint="cs"/>
          <w:sz w:val="24"/>
          <w:szCs w:val="24"/>
          <w:u w:val="single"/>
          <w:rtl/>
        </w:rPr>
        <w:t>שבטיפול</w:t>
      </w:r>
    </w:p>
    <w:p w14:paraId="7D509407" w14:textId="35F2D5E5" w:rsidR="00C261E4" w:rsidRPr="006F7BFB" w:rsidRDefault="00C261E4" w:rsidP="00C261E4">
      <w:pPr>
        <w:pStyle w:val="ListParagraph"/>
        <w:ind w:left="360" w:firstLine="360"/>
        <w:rPr>
          <w:rtl/>
        </w:rPr>
      </w:pPr>
      <w:r w:rsidRPr="006F7BFB">
        <w:rPr>
          <w:rFonts w:hint="cs"/>
          <w:rtl/>
        </w:rPr>
        <w:t>הוסיפ</w:t>
      </w:r>
      <w:r>
        <w:rPr>
          <w:rFonts w:hint="cs"/>
          <w:rtl/>
        </w:rPr>
        <w:t xml:space="preserve">י לפרויקט שירות </w:t>
      </w:r>
      <w:r w:rsidR="004F6064">
        <w:rPr>
          <w:rFonts w:hint="cs"/>
          <w:rtl/>
        </w:rPr>
        <w:t>המחזיר את מספר הפניות בטיפול</w:t>
      </w:r>
    </w:p>
    <w:p w14:paraId="174BC882" w14:textId="77777777" w:rsidR="00C261E4" w:rsidRDefault="00C261E4" w:rsidP="00C261E4">
      <w:pPr>
        <w:pStyle w:val="ListParagraph"/>
        <w:ind w:left="360" w:firstLine="360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 xml:space="preserve">שם </w:t>
      </w:r>
      <w:proofErr w:type="spellStart"/>
      <w:r w:rsidRPr="000A3666">
        <w:rPr>
          <w:rFonts w:hint="cs"/>
          <w:b/>
          <w:bCs/>
          <w:u w:val="single"/>
          <w:rtl/>
        </w:rPr>
        <w:t>הבראנץ</w:t>
      </w:r>
      <w:proofErr w:type="spellEnd"/>
      <w:r w:rsidRPr="000A3666">
        <w:rPr>
          <w:rFonts w:hint="cs"/>
          <w:b/>
          <w:bCs/>
          <w:u w:val="single"/>
          <w:rtl/>
        </w:rPr>
        <w:t>:</w:t>
      </w:r>
    </w:p>
    <w:p w14:paraId="3B8236A5" w14:textId="77777777" w:rsidR="004F6064" w:rsidRPr="000A3666" w:rsidRDefault="004F6064" w:rsidP="00C261E4">
      <w:pPr>
        <w:pStyle w:val="ListParagraph"/>
        <w:ind w:left="360" w:firstLine="360"/>
        <w:rPr>
          <w:b/>
          <w:bCs/>
          <w:u w:val="single"/>
        </w:rPr>
      </w:pPr>
    </w:p>
    <w:p w14:paraId="22E8C92F" w14:textId="6210FDB2" w:rsidR="0099307F" w:rsidRPr="00DE0A19" w:rsidRDefault="0099307F" w:rsidP="0099307F">
      <w:pPr>
        <w:pStyle w:val="IntenseQuote"/>
        <w:rPr>
          <w:b/>
          <w:bCs/>
          <w:rtl/>
        </w:rPr>
      </w:pPr>
      <w:r w:rsidRPr="00DE0A19">
        <w:rPr>
          <w:rFonts w:hint="cs"/>
          <w:b/>
          <w:bCs/>
          <w:rtl/>
        </w:rPr>
        <w:t>בהצלחה</w:t>
      </w:r>
      <w:r w:rsidR="00683C5D">
        <w:rPr>
          <w:rFonts w:hint="cs"/>
          <w:b/>
          <w:bCs/>
          <w:rtl/>
        </w:rPr>
        <w:t xml:space="preserve"> וס"ד </w:t>
      </w:r>
    </w:p>
    <w:p w14:paraId="7798717B" w14:textId="77777777" w:rsidR="005651A7" w:rsidRPr="00277085" w:rsidRDefault="005651A7" w:rsidP="00277085">
      <w:pPr>
        <w:rPr>
          <w:rtl/>
        </w:rPr>
      </w:pPr>
    </w:p>
    <w:sectPr w:rsidR="005651A7" w:rsidRPr="00277085" w:rsidSect="001D4B35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1B510" w14:textId="77777777" w:rsidR="001065BC" w:rsidRDefault="001065BC" w:rsidP="003520C0">
      <w:pPr>
        <w:spacing w:after="0" w:line="240" w:lineRule="auto"/>
      </w:pPr>
      <w:r>
        <w:separator/>
      </w:r>
    </w:p>
  </w:endnote>
  <w:endnote w:type="continuationSeparator" w:id="0">
    <w:p w14:paraId="0696F659" w14:textId="77777777" w:rsidR="001065BC" w:rsidRDefault="001065BC" w:rsidP="00352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336D9" w14:textId="77777777" w:rsidR="001065BC" w:rsidRDefault="001065BC" w:rsidP="003520C0">
      <w:pPr>
        <w:spacing w:after="0" w:line="240" w:lineRule="auto"/>
      </w:pPr>
      <w:r>
        <w:separator/>
      </w:r>
    </w:p>
  </w:footnote>
  <w:footnote w:type="continuationSeparator" w:id="0">
    <w:p w14:paraId="2F82B220" w14:textId="77777777" w:rsidR="001065BC" w:rsidRDefault="001065BC" w:rsidP="00352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439AF" w14:textId="77777777" w:rsidR="003520C0" w:rsidRPr="003E009D" w:rsidRDefault="003520C0" w:rsidP="003520C0">
    <w:pPr>
      <w:pStyle w:val="Header"/>
      <w:rPr>
        <w:b/>
        <w:bCs/>
      </w:rPr>
    </w:pPr>
    <w:r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3C323A70" wp14:editId="6DF8AFF4">
          <wp:simplePos x="0" y="0"/>
          <wp:positionH relativeFrom="column">
            <wp:posOffset>-913765</wp:posOffset>
          </wp:positionH>
          <wp:positionV relativeFrom="paragraph">
            <wp:posOffset>7620</wp:posOffset>
          </wp:positionV>
          <wp:extent cx="1907982" cy="933450"/>
          <wp:effectExtent l="0" t="0" r="0" b="0"/>
          <wp:wrapNone/>
          <wp:docPr id="1390550070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7982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009D">
      <w:rPr>
        <w:rFonts w:hint="cs"/>
        <w:b/>
        <w:bCs/>
        <w:rtl/>
      </w:rPr>
      <w:t>בס"ד</w:t>
    </w:r>
    <w:r>
      <w:rPr>
        <w:rFonts w:hint="cs"/>
        <w:b/>
        <w:bCs/>
        <w:rtl/>
      </w:rPr>
      <w:t xml:space="preserve">   </w:t>
    </w:r>
  </w:p>
  <w:p w14:paraId="4375BA7A" w14:textId="77777777" w:rsidR="003520C0" w:rsidRDefault="003520C0" w:rsidP="003520C0">
    <w:pPr>
      <w:pStyle w:val="Header"/>
    </w:pPr>
  </w:p>
  <w:p w14:paraId="167FB43D" w14:textId="77777777" w:rsidR="003520C0" w:rsidRPr="006A6B9F" w:rsidRDefault="003520C0" w:rsidP="003520C0">
    <w:pPr>
      <w:pStyle w:val="Header"/>
      <w:rPr>
        <w:rtl/>
      </w:rPr>
    </w:pPr>
  </w:p>
  <w:p w14:paraId="1DE4327F" w14:textId="77777777" w:rsidR="003520C0" w:rsidRDefault="003520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4E07"/>
    <w:multiLevelType w:val="multilevel"/>
    <w:tmpl w:val="3846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D4599"/>
    <w:multiLevelType w:val="hybridMultilevel"/>
    <w:tmpl w:val="1D28CCD0"/>
    <w:lvl w:ilvl="0" w:tplc="EBEC6C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2467E4"/>
    <w:multiLevelType w:val="multilevel"/>
    <w:tmpl w:val="A24A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31E69"/>
    <w:multiLevelType w:val="multilevel"/>
    <w:tmpl w:val="9D1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22B2D"/>
    <w:multiLevelType w:val="multilevel"/>
    <w:tmpl w:val="444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657F6"/>
    <w:multiLevelType w:val="hybridMultilevel"/>
    <w:tmpl w:val="7996162E"/>
    <w:lvl w:ilvl="0" w:tplc="040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EC5ACB0C">
      <w:start w:val="1"/>
      <w:numFmt w:val="decimal"/>
      <w:lvlText w:val="2.%2"/>
      <w:lvlJc w:val="left"/>
      <w:pPr>
        <w:ind w:left="1515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" w15:restartNumberingAfterBreak="0">
    <w:nsid w:val="30520145"/>
    <w:multiLevelType w:val="multilevel"/>
    <w:tmpl w:val="D0108E16"/>
    <w:lvl w:ilvl="0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5" w:hanging="360"/>
      </w:pPr>
    </w:lvl>
    <w:lvl w:ilvl="2">
      <w:start w:val="1"/>
      <w:numFmt w:val="lowerRoman"/>
      <w:lvlText w:val="%3."/>
      <w:lvlJc w:val="right"/>
      <w:pPr>
        <w:ind w:left="2445" w:hanging="180"/>
      </w:pPr>
    </w:lvl>
    <w:lvl w:ilvl="3">
      <w:start w:val="1"/>
      <w:numFmt w:val="decimal"/>
      <w:lvlText w:val="%4."/>
      <w:lvlJc w:val="left"/>
      <w:pPr>
        <w:ind w:left="3165" w:hanging="360"/>
      </w:pPr>
    </w:lvl>
    <w:lvl w:ilvl="4">
      <w:start w:val="1"/>
      <w:numFmt w:val="lowerLetter"/>
      <w:lvlText w:val="%5."/>
      <w:lvlJc w:val="left"/>
      <w:pPr>
        <w:ind w:left="3885" w:hanging="360"/>
      </w:pPr>
    </w:lvl>
    <w:lvl w:ilvl="5">
      <w:start w:val="1"/>
      <w:numFmt w:val="lowerRoman"/>
      <w:lvlText w:val="%6."/>
      <w:lvlJc w:val="right"/>
      <w:pPr>
        <w:ind w:left="4605" w:hanging="180"/>
      </w:pPr>
    </w:lvl>
    <w:lvl w:ilvl="6">
      <w:start w:val="1"/>
      <w:numFmt w:val="decimal"/>
      <w:lvlText w:val="%7."/>
      <w:lvlJc w:val="left"/>
      <w:pPr>
        <w:ind w:left="5325" w:hanging="360"/>
      </w:pPr>
    </w:lvl>
    <w:lvl w:ilvl="7">
      <w:start w:val="1"/>
      <w:numFmt w:val="lowerLetter"/>
      <w:lvlText w:val="%8."/>
      <w:lvlJc w:val="left"/>
      <w:pPr>
        <w:ind w:left="6045" w:hanging="360"/>
      </w:pPr>
    </w:lvl>
    <w:lvl w:ilvl="8">
      <w:start w:val="1"/>
      <w:numFmt w:val="lowerRoman"/>
      <w:lvlText w:val="%9."/>
      <w:lvlJc w:val="right"/>
      <w:pPr>
        <w:ind w:left="6765" w:hanging="180"/>
      </w:pPr>
    </w:lvl>
  </w:abstractNum>
  <w:abstractNum w:abstractNumId="7" w15:restartNumberingAfterBreak="0">
    <w:nsid w:val="340D14DF"/>
    <w:multiLevelType w:val="multilevel"/>
    <w:tmpl w:val="CCA6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502CE7"/>
    <w:multiLevelType w:val="multilevel"/>
    <w:tmpl w:val="AF70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562F1"/>
    <w:multiLevelType w:val="multilevel"/>
    <w:tmpl w:val="40148C48"/>
    <w:lvl w:ilvl="0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5" w:hanging="180"/>
      </w:pPr>
      <w:rPr>
        <w:rFonts w:hint="default"/>
      </w:rPr>
    </w:lvl>
  </w:abstractNum>
  <w:abstractNum w:abstractNumId="10" w15:restartNumberingAfterBreak="0">
    <w:nsid w:val="3C2065BE"/>
    <w:multiLevelType w:val="multilevel"/>
    <w:tmpl w:val="EBDA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D1648"/>
    <w:multiLevelType w:val="hybridMultilevel"/>
    <w:tmpl w:val="C3BA6ACC"/>
    <w:lvl w:ilvl="0" w:tplc="5CF2076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A4FB7"/>
    <w:multiLevelType w:val="hybridMultilevel"/>
    <w:tmpl w:val="D0108E16"/>
    <w:lvl w:ilvl="0" w:tplc="DA3E0CEC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3" w15:restartNumberingAfterBreak="0">
    <w:nsid w:val="486B075E"/>
    <w:multiLevelType w:val="multilevel"/>
    <w:tmpl w:val="5AFA9D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BA3090"/>
    <w:multiLevelType w:val="hybridMultilevel"/>
    <w:tmpl w:val="1A601BA0"/>
    <w:lvl w:ilvl="0" w:tplc="FFFFFFF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FAFE7538">
      <w:start w:val="1"/>
      <w:numFmt w:val="decimal"/>
      <w:lvlText w:val="2.%2"/>
      <w:lvlJc w:val="left"/>
      <w:pPr>
        <w:ind w:left="1515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235" w:hanging="180"/>
      </w:pPr>
    </w:lvl>
    <w:lvl w:ilvl="3" w:tplc="FFFFFFFF" w:tentative="1">
      <w:start w:val="1"/>
      <w:numFmt w:val="decimal"/>
      <w:lvlText w:val="%4."/>
      <w:lvlJc w:val="left"/>
      <w:pPr>
        <w:ind w:left="2955" w:hanging="360"/>
      </w:pPr>
    </w:lvl>
    <w:lvl w:ilvl="4" w:tplc="FFFFFFFF" w:tentative="1">
      <w:start w:val="1"/>
      <w:numFmt w:val="lowerLetter"/>
      <w:lvlText w:val="%5."/>
      <w:lvlJc w:val="left"/>
      <w:pPr>
        <w:ind w:left="3675" w:hanging="360"/>
      </w:pPr>
    </w:lvl>
    <w:lvl w:ilvl="5" w:tplc="FFFFFFFF" w:tentative="1">
      <w:start w:val="1"/>
      <w:numFmt w:val="lowerRoman"/>
      <w:lvlText w:val="%6."/>
      <w:lvlJc w:val="right"/>
      <w:pPr>
        <w:ind w:left="4395" w:hanging="180"/>
      </w:pPr>
    </w:lvl>
    <w:lvl w:ilvl="6" w:tplc="FFFFFFFF" w:tentative="1">
      <w:start w:val="1"/>
      <w:numFmt w:val="decimal"/>
      <w:lvlText w:val="%7."/>
      <w:lvlJc w:val="left"/>
      <w:pPr>
        <w:ind w:left="5115" w:hanging="360"/>
      </w:pPr>
    </w:lvl>
    <w:lvl w:ilvl="7" w:tplc="FFFFFFFF" w:tentative="1">
      <w:start w:val="1"/>
      <w:numFmt w:val="lowerLetter"/>
      <w:lvlText w:val="%8."/>
      <w:lvlJc w:val="left"/>
      <w:pPr>
        <w:ind w:left="5835" w:hanging="360"/>
      </w:pPr>
    </w:lvl>
    <w:lvl w:ilvl="8" w:tplc="FFFFFFFF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 w15:restartNumberingAfterBreak="0">
    <w:nsid w:val="626B7E72"/>
    <w:multiLevelType w:val="hybridMultilevel"/>
    <w:tmpl w:val="2734821E"/>
    <w:lvl w:ilvl="0" w:tplc="6426A456">
      <w:start w:val="3"/>
      <w:numFmt w:val="decimal"/>
      <w:lvlText w:val="3.%1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5F62AA"/>
    <w:multiLevelType w:val="multilevel"/>
    <w:tmpl w:val="D51A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E7BD3"/>
    <w:multiLevelType w:val="multilevel"/>
    <w:tmpl w:val="3086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C28CF"/>
    <w:multiLevelType w:val="hybridMultilevel"/>
    <w:tmpl w:val="BCF24908"/>
    <w:lvl w:ilvl="0" w:tplc="16D411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45239">
    <w:abstractNumId w:val="13"/>
  </w:num>
  <w:num w:numId="2" w16cid:durableId="1791509575">
    <w:abstractNumId w:val="18"/>
  </w:num>
  <w:num w:numId="3" w16cid:durableId="448090243">
    <w:abstractNumId w:val="0"/>
  </w:num>
  <w:num w:numId="4" w16cid:durableId="1419980313">
    <w:abstractNumId w:val="16"/>
  </w:num>
  <w:num w:numId="5" w16cid:durableId="829758755">
    <w:abstractNumId w:val="4"/>
  </w:num>
  <w:num w:numId="6" w16cid:durableId="1803109064">
    <w:abstractNumId w:val="2"/>
  </w:num>
  <w:num w:numId="7" w16cid:durableId="1937789244">
    <w:abstractNumId w:val="8"/>
  </w:num>
  <w:num w:numId="8" w16cid:durableId="1965622157">
    <w:abstractNumId w:val="10"/>
  </w:num>
  <w:num w:numId="9" w16cid:durableId="173886689">
    <w:abstractNumId w:val="5"/>
  </w:num>
  <w:num w:numId="10" w16cid:durableId="697238623">
    <w:abstractNumId w:val="7"/>
  </w:num>
  <w:num w:numId="11" w16cid:durableId="1328437264">
    <w:abstractNumId w:val="17"/>
  </w:num>
  <w:num w:numId="12" w16cid:durableId="2112045867">
    <w:abstractNumId w:val="3"/>
  </w:num>
  <w:num w:numId="13" w16cid:durableId="3487940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75371359">
    <w:abstractNumId w:val="14"/>
  </w:num>
  <w:num w:numId="15" w16cid:durableId="1038702379">
    <w:abstractNumId w:val="15"/>
  </w:num>
  <w:num w:numId="16" w16cid:durableId="2091079797">
    <w:abstractNumId w:val="12"/>
  </w:num>
  <w:num w:numId="17" w16cid:durableId="2046371470">
    <w:abstractNumId w:val="9"/>
  </w:num>
  <w:num w:numId="18" w16cid:durableId="1073046334">
    <w:abstractNumId w:val="6"/>
  </w:num>
  <w:num w:numId="19" w16cid:durableId="1782214766">
    <w:abstractNumId w:val="1"/>
  </w:num>
  <w:num w:numId="20" w16cid:durableId="929778196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יעל מקובצקי">
    <w15:presenceInfo w15:providerId="AD" w15:userId="S-1-5-21-2792124457-4195260170-3408990471-127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D0"/>
    <w:rsid w:val="000129DB"/>
    <w:rsid w:val="00045FB8"/>
    <w:rsid w:val="0006705F"/>
    <w:rsid w:val="00076A44"/>
    <w:rsid w:val="001065BC"/>
    <w:rsid w:val="00151DD3"/>
    <w:rsid w:val="00164159"/>
    <w:rsid w:val="00197458"/>
    <w:rsid w:val="001B0809"/>
    <w:rsid w:val="001C734B"/>
    <w:rsid w:val="001D4B35"/>
    <w:rsid w:val="001E3487"/>
    <w:rsid w:val="001F0049"/>
    <w:rsid w:val="0026303C"/>
    <w:rsid w:val="00266D4F"/>
    <w:rsid w:val="00277085"/>
    <w:rsid w:val="002C3D27"/>
    <w:rsid w:val="00321314"/>
    <w:rsid w:val="00346946"/>
    <w:rsid w:val="00351BFE"/>
    <w:rsid w:val="003520C0"/>
    <w:rsid w:val="00360B94"/>
    <w:rsid w:val="003A23E0"/>
    <w:rsid w:val="003B16A6"/>
    <w:rsid w:val="004359C1"/>
    <w:rsid w:val="00447DD3"/>
    <w:rsid w:val="00451819"/>
    <w:rsid w:val="004603AB"/>
    <w:rsid w:val="00465198"/>
    <w:rsid w:val="004A0466"/>
    <w:rsid w:val="004C52A9"/>
    <w:rsid w:val="004E088C"/>
    <w:rsid w:val="004E520B"/>
    <w:rsid w:val="004F6064"/>
    <w:rsid w:val="00505A27"/>
    <w:rsid w:val="00556ED0"/>
    <w:rsid w:val="005651A7"/>
    <w:rsid w:val="00573E4B"/>
    <w:rsid w:val="005F6465"/>
    <w:rsid w:val="00675480"/>
    <w:rsid w:val="00683C5D"/>
    <w:rsid w:val="006A3D40"/>
    <w:rsid w:val="006C1BF1"/>
    <w:rsid w:val="006D55FC"/>
    <w:rsid w:val="006F4C07"/>
    <w:rsid w:val="006F7BFB"/>
    <w:rsid w:val="00775820"/>
    <w:rsid w:val="007C0892"/>
    <w:rsid w:val="007D67DE"/>
    <w:rsid w:val="008133C4"/>
    <w:rsid w:val="00830052"/>
    <w:rsid w:val="008302EE"/>
    <w:rsid w:val="00896EC1"/>
    <w:rsid w:val="008E7BF2"/>
    <w:rsid w:val="00906531"/>
    <w:rsid w:val="00932DBC"/>
    <w:rsid w:val="00985080"/>
    <w:rsid w:val="0099307F"/>
    <w:rsid w:val="009A3519"/>
    <w:rsid w:val="009F020B"/>
    <w:rsid w:val="00A06313"/>
    <w:rsid w:val="00A32DFD"/>
    <w:rsid w:val="00A474C3"/>
    <w:rsid w:val="00AC3FFA"/>
    <w:rsid w:val="00AF6B62"/>
    <w:rsid w:val="00C06AF4"/>
    <w:rsid w:val="00C158DE"/>
    <w:rsid w:val="00C25C0F"/>
    <w:rsid w:val="00C261E4"/>
    <w:rsid w:val="00C74295"/>
    <w:rsid w:val="00C91ED5"/>
    <w:rsid w:val="00CB0B5A"/>
    <w:rsid w:val="00CB6764"/>
    <w:rsid w:val="00CF0D05"/>
    <w:rsid w:val="00D12491"/>
    <w:rsid w:val="00D17578"/>
    <w:rsid w:val="00D52488"/>
    <w:rsid w:val="00D62ED6"/>
    <w:rsid w:val="00D66D29"/>
    <w:rsid w:val="00D75EC0"/>
    <w:rsid w:val="00D92552"/>
    <w:rsid w:val="00D9305B"/>
    <w:rsid w:val="00DB540A"/>
    <w:rsid w:val="00E00766"/>
    <w:rsid w:val="00E211D1"/>
    <w:rsid w:val="00E35251"/>
    <w:rsid w:val="00E522DF"/>
    <w:rsid w:val="00E65EAD"/>
    <w:rsid w:val="00E73C36"/>
    <w:rsid w:val="00E92946"/>
    <w:rsid w:val="00E9608E"/>
    <w:rsid w:val="00F0496D"/>
    <w:rsid w:val="00F21241"/>
    <w:rsid w:val="00F24CE8"/>
    <w:rsid w:val="00F31FD3"/>
    <w:rsid w:val="00F46873"/>
    <w:rsid w:val="00F53AB9"/>
    <w:rsid w:val="00F95111"/>
    <w:rsid w:val="00F9667A"/>
    <w:rsid w:val="00FE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D325BE0"/>
  <w15:chartTrackingRefBased/>
  <w15:docId w15:val="{5D25FF99-EC9F-4996-B74F-9CDDC9D0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5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E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5A2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20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0C0"/>
  </w:style>
  <w:style w:type="paragraph" w:styleId="Footer">
    <w:name w:val="footer"/>
    <w:basedOn w:val="Normal"/>
    <w:link w:val="FooterChar"/>
    <w:uiPriority w:val="99"/>
    <w:unhideWhenUsed/>
    <w:rsid w:val="003520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0C0"/>
  </w:style>
  <w:style w:type="character" w:styleId="Strong">
    <w:name w:val="Strong"/>
    <w:basedOn w:val="DefaultParagraphFont"/>
    <w:uiPriority w:val="22"/>
    <w:qFormat/>
    <w:rsid w:val="003A23E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9307F"/>
    <w:rPr>
      <w:color w:val="0000FF"/>
      <w:u w:val="single"/>
    </w:rPr>
  </w:style>
  <w:style w:type="character" w:styleId="BookTitle">
    <w:name w:val="Book Title"/>
    <w:basedOn w:val="DefaultParagraphFont"/>
    <w:uiPriority w:val="33"/>
    <w:qFormat/>
    <w:rsid w:val="00F95111"/>
    <w:rPr>
      <w:b/>
      <w:bCs/>
      <w:i/>
      <w:iCs/>
      <w:spacing w:val="5"/>
    </w:rPr>
  </w:style>
  <w:style w:type="paragraph" w:styleId="Revision">
    <w:name w:val="Revision"/>
    <w:hidden/>
    <w:uiPriority w:val="99"/>
    <w:semiHidden/>
    <w:rsid w:val="00A063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4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3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6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8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5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14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8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8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0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6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0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2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4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7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44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9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930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4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97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6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46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2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0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6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1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97D28-4AB3-4280-B147-474B6BF61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1034</Words>
  <Characters>5896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miryam markus</dc:creator>
  <cp:keywords/>
  <dc:description/>
  <cp:lastModifiedBy>יעל מקובצקי</cp:lastModifiedBy>
  <cp:revision>3</cp:revision>
  <dcterms:created xsi:type="dcterms:W3CDTF">2026-05-26T08:18:00Z</dcterms:created>
  <dcterms:modified xsi:type="dcterms:W3CDTF">2026-05-26T09:08:00Z</dcterms:modified>
</cp:coreProperties>
</file>